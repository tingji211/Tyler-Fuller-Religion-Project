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F565A" w:rsidP="1F27946A" w:rsidRDefault="6F0F9380" w14:paraId="2EF4A2D3" w14:textId="77777777">
      <w:pPr>
        <w:pStyle w:val="a0"/>
        <w:keepNext w:val="0"/>
        <w:keepLines w:val="0"/>
        <w:jc w:val="center"/>
        <w:rPr>
          <w:rFonts w:ascii="Times New Roman" w:hAnsi="Times New Roman" w:eastAsia="Times New Roman" w:cs="Times New Roman"/>
        </w:rPr>
      </w:pPr>
      <w:r w:rsidRPr="1F27946A">
        <w:rPr>
          <w:rFonts w:ascii="Times New Roman" w:hAnsi="Times New Roman"/>
          <w:b/>
          <w:bCs/>
        </w:rPr>
        <w:t>Exploring Religious Differences in Online vs. In-Person Worship Attendance During COVID-19</w:t>
      </w:r>
    </w:p>
    <w:p w:rsidR="6F0F9380" w:rsidP="6F0F9380" w:rsidRDefault="6F0F9380" w14:paraId="46C4C7E2" w14:textId="3BAB3650">
      <w:pPr>
        <w:pStyle w:val="a1"/>
      </w:pPr>
    </w:p>
    <w:p w:rsidR="007F565A" w:rsidP="008962B4" w:rsidRDefault="6F0F9380" w14:paraId="3C0B63ED" w14:textId="25190708">
      <w:pPr>
        <w:pStyle w:val="NormalWeb"/>
        <w:rPr>
          <w:rFonts w:ascii="Times New Roman" w:hAnsi="Times New Roman"/>
        </w:rPr>
      </w:pPr>
      <w:r>
        <w:rPr>
          <w:rFonts w:ascii="Times New Roman" w:hAnsi="Times New Roman"/>
        </w:rPr>
        <w:t>Tingji Tao, Kamron</w:t>
      </w:r>
      <w:r w:rsidR="7D787130">
        <w:rPr>
          <w:rFonts w:ascii="Times New Roman" w:hAnsi="Times New Roman"/>
        </w:rPr>
        <w:t xml:space="preserve"> Ramelmeier</w:t>
      </w:r>
      <w:r>
        <w:rPr>
          <w:rFonts w:ascii="Times New Roman" w:hAnsi="Times New Roman"/>
        </w:rPr>
        <w:t>, Jizhou Zhang</w:t>
      </w:r>
      <w:r w:rsidR="008962B4">
        <w:rPr>
          <w:rFonts w:ascii="Times New Roman" w:hAnsi="Times New Roman"/>
        </w:rPr>
        <w:t xml:space="preserve"> | MSSP</w:t>
      </w:r>
      <w:r w:rsidR="00C24E27">
        <w:rPr>
          <w:rFonts w:ascii="Times New Roman" w:hAnsi="Times New Roman"/>
        </w:rPr>
        <w:t>, Boston University</w:t>
      </w:r>
    </w:p>
    <w:p w:rsidR="008962B4" w:rsidP="008962B4" w:rsidRDefault="008962B4" w14:paraId="1B6B8C43" w14:textId="379D44BE">
      <w:pPr>
        <w:pStyle w:val="NormalWeb"/>
        <w:rPr>
          <w:rFonts w:ascii="Times New Roman" w:hAnsi="Times New Roman"/>
        </w:rPr>
      </w:pPr>
      <w:r>
        <w:rPr>
          <w:rFonts w:ascii="Times New Roman" w:hAnsi="Times New Roman"/>
        </w:rPr>
        <w:t>Teaching Fellow: Vindyani Herath</w:t>
      </w:r>
    </w:p>
    <w:p w:rsidR="00B97C98" w:rsidP="008962B4" w:rsidRDefault="00B97C98" w14:paraId="44C14ECF" w14:textId="56C157A2">
      <w:pPr>
        <w:pStyle w:val="NormalWeb"/>
        <w:rPr>
          <w:rFonts w:ascii="Times New Roman" w:hAnsi="Times New Roman"/>
        </w:rPr>
      </w:pPr>
      <w:r>
        <w:rPr>
          <w:rFonts w:ascii="Times New Roman" w:hAnsi="Times New Roman"/>
        </w:rPr>
        <w:t>Client: Tyler Fuller</w:t>
      </w:r>
    </w:p>
    <w:p w:rsidR="007F565A" w:rsidP="6F0F9380" w:rsidRDefault="6F0F9380" w14:paraId="605F3BCD" w14:textId="3942F5F5">
      <w:pPr>
        <w:pStyle w:val="a0"/>
        <w:rPr>
          <w:rFonts w:ascii="Times New Roman" w:hAnsi="Times New Roman"/>
          <w:lang w:val="de-DE"/>
        </w:rPr>
      </w:pPr>
      <w:r w:rsidRPr="22EC354F" w:rsidR="7B001337">
        <w:rPr>
          <w:rFonts w:ascii="Times New Roman" w:hAnsi="Times New Roman"/>
          <w:b w:val="1"/>
          <w:bCs w:val="1"/>
          <w:lang w:val="de-DE"/>
        </w:rPr>
        <w:t>1. Abstract</w:t>
      </w:r>
    </w:p>
    <w:p w:rsidR="007F565A" w:rsidP="22EC354F" w:rsidRDefault="007F565A" w14:paraId="09D7214F" w14:textId="25069B2D">
      <w:pPr>
        <w:pStyle w:val="a1"/>
        <w:spacing w:line="276" w:lineRule="auto"/>
        <w:jc w:val="both"/>
        <w:rPr>
          <w:rFonts w:ascii="Times New Roman" w:hAnsi="Times New Roman"/>
        </w:rPr>
      </w:pPr>
      <w:r w:rsidRPr="22EC354F" w:rsidR="2509E038">
        <w:rPr>
          <w:rFonts w:ascii="Times New Roman" w:hAnsi="Times New Roman"/>
        </w:rPr>
        <w:t xml:space="preserve">This project examines how worship attendance patterns among Catholics and Protestants in the US changed during the COVID pandemic, with particular attention to differences in online, in-person and hybrid participation. Using nationally representative survey data from the Pew Research Center collected in mid-2020 and early 2021, </w:t>
      </w:r>
      <w:r w:rsidRPr="22EC354F" w:rsidR="4387BC9B">
        <w:rPr>
          <w:rFonts w:ascii="Times New Roman" w:hAnsi="Times New Roman"/>
        </w:rPr>
        <w:t xml:space="preserve">we compared how the two religious groups responded to public health restrictions during </w:t>
      </w:r>
      <w:r w:rsidRPr="22EC354F" w:rsidR="4387BC9B">
        <w:rPr>
          <w:rFonts w:ascii="Times New Roman" w:hAnsi="Times New Roman"/>
        </w:rPr>
        <w:t>different stages</w:t>
      </w:r>
      <w:r w:rsidRPr="22EC354F" w:rsidR="4387BC9B">
        <w:rPr>
          <w:rFonts w:ascii="Times New Roman" w:hAnsi="Times New Roman"/>
        </w:rPr>
        <w:t xml:space="preserve"> of the pandemic. </w:t>
      </w:r>
      <w:r w:rsidRPr="22EC354F" w:rsidR="5A21F9B5">
        <w:rPr>
          <w:rFonts w:ascii="Times New Roman" w:hAnsi="Times New Roman"/>
        </w:rPr>
        <w:t xml:space="preserve">We found that Protestants were more likely to use online worship, while most Catholics continued with in-person worship </w:t>
      </w:r>
      <w:r w:rsidRPr="22EC354F" w:rsidR="48156900">
        <w:rPr>
          <w:rFonts w:ascii="Times New Roman" w:hAnsi="Times New Roman"/>
        </w:rPr>
        <w:t xml:space="preserve">across both periods. </w:t>
      </w:r>
      <w:r w:rsidRPr="22EC354F" w:rsidR="2BBD6A56">
        <w:rPr>
          <w:rFonts w:ascii="Times New Roman" w:hAnsi="Times New Roman"/>
        </w:rPr>
        <w:t xml:space="preserve">Since these differences persisted even as pandemic conditions evolved, </w:t>
      </w:r>
      <w:r w:rsidRPr="22EC354F" w:rsidR="30BB98D0">
        <w:rPr>
          <w:rFonts w:ascii="Times New Roman" w:hAnsi="Times New Roman"/>
        </w:rPr>
        <w:t>it’s</w:t>
      </w:r>
      <w:r w:rsidRPr="22EC354F" w:rsidR="30BB98D0">
        <w:rPr>
          <w:rFonts w:ascii="Times New Roman" w:hAnsi="Times New Roman"/>
        </w:rPr>
        <w:t xml:space="preserve"> possible </w:t>
      </w:r>
      <w:r w:rsidRPr="22EC354F" w:rsidR="2BBD6A56">
        <w:rPr>
          <w:rFonts w:ascii="Times New Roman" w:hAnsi="Times New Roman"/>
        </w:rPr>
        <w:t xml:space="preserve">that religious tradition played </w:t>
      </w:r>
      <w:r w:rsidRPr="22EC354F" w:rsidR="2BBD6A56">
        <w:rPr>
          <w:rFonts w:ascii="Times New Roman" w:hAnsi="Times New Roman"/>
        </w:rPr>
        <w:t xml:space="preserve">an important </w:t>
      </w:r>
      <w:r w:rsidRPr="22EC354F" w:rsidR="2EB5E037">
        <w:rPr>
          <w:rFonts w:ascii="Times New Roman" w:hAnsi="Times New Roman"/>
        </w:rPr>
        <w:t>role</w:t>
      </w:r>
      <w:r w:rsidRPr="22EC354F" w:rsidR="2EB5E037">
        <w:rPr>
          <w:rFonts w:ascii="Times New Roman" w:hAnsi="Times New Roman"/>
        </w:rPr>
        <w:t xml:space="preserve"> in shaping worship decisions. </w:t>
      </w:r>
      <w:r w:rsidRPr="22EC354F" w:rsidR="7F615F8E">
        <w:rPr>
          <w:rFonts w:ascii="Times New Roman" w:hAnsi="Times New Roman"/>
        </w:rPr>
        <w:t>We also analyzed the associations that d</w:t>
      </w:r>
      <w:r w:rsidRPr="22EC354F" w:rsidR="2EB5E037">
        <w:rPr>
          <w:rFonts w:ascii="Times New Roman" w:hAnsi="Times New Roman"/>
        </w:rPr>
        <w:t>emographic characteristics</w:t>
      </w:r>
      <w:r w:rsidRPr="22EC354F" w:rsidR="0784E15F">
        <w:rPr>
          <w:rFonts w:ascii="Times New Roman" w:hAnsi="Times New Roman"/>
        </w:rPr>
        <w:t xml:space="preserve">, </w:t>
      </w:r>
      <w:r w:rsidRPr="22EC354F" w:rsidR="2EB5E037">
        <w:rPr>
          <w:rFonts w:ascii="Times New Roman" w:hAnsi="Times New Roman"/>
        </w:rPr>
        <w:t xml:space="preserve">beliefs about </w:t>
      </w:r>
      <w:r w:rsidRPr="22EC354F" w:rsidR="25EF600F">
        <w:rPr>
          <w:rFonts w:ascii="Times New Roman" w:hAnsi="Times New Roman"/>
        </w:rPr>
        <w:t xml:space="preserve">the </w:t>
      </w:r>
      <w:r w:rsidRPr="22EC354F" w:rsidR="2258B617">
        <w:rPr>
          <w:rFonts w:ascii="Times New Roman" w:hAnsi="Times New Roman"/>
        </w:rPr>
        <w:t>pandemic,</w:t>
      </w:r>
      <w:r w:rsidRPr="22EC354F" w:rsidR="25EF600F">
        <w:rPr>
          <w:rFonts w:ascii="Times New Roman" w:hAnsi="Times New Roman"/>
        </w:rPr>
        <w:t xml:space="preserve"> </w:t>
      </w:r>
      <w:r w:rsidRPr="22EC354F" w:rsidR="3868437A">
        <w:rPr>
          <w:rFonts w:ascii="Times New Roman" w:hAnsi="Times New Roman"/>
        </w:rPr>
        <w:t>and</w:t>
      </w:r>
      <w:r w:rsidRPr="22EC354F" w:rsidR="69240547">
        <w:rPr>
          <w:rFonts w:ascii="Times New Roman" w:hAnsi="Times New Roman"/>
        </w:rPr>
        <w:t xml:space="preserve"> congregational r</w:t>
      </w:r>
      <w:r w:rsidRPr="22EC354F" w:rsidR="19214A2B">
        <w:rPr>
          <w:rFonts w:ascii="Times New Roman" w:hAnsi="Times New Roman"/>
        </w:rPr>
        <w:t xml:space="preserve">estrictions had with attendance choices. </w:t>
      </w:r>
      <w:r w:rsidRPr="22EC354F" w:rsidR="018E6EFB">
        <w:rPr>
          <w:rFonts w:ascii="Times New Roman" w:hAnsi="Times New Roman"/>
        </w:rPr>
        <w:t xml:space="preserve">Overall, our findings highlight how religious affiliation and belief systems can shape behavioral responses during public health emergencies. </w:t>
      </w:r>
    </w:p>
    <w:p w:rsidR="007F565A" w:rsidP="6F0F9380" w:rsidRDefault="3ACEB1EA" w14:paraId="3378854E" w14:textId="6BF23074">
      <w:pPr>
        <w:pStyle w:val="a0"/>
        <w:rPr>
          <w:rFonts w:ascii="Times New Roman" w:hAnsi="Times New Roman"/>
          <w:b/>
          <w:bCs/>
          <w:lang w:val="de-DE"/>
        </w:rPr>
      </w:pPr>
      <w:r w:rsidRPr="6F0F9380">
        <w:rPr>
          <w:rFonts w:ascii="Times New Roman" w:hAnsi="Times New Roman"/>
          <w:b/>
          <w:bCs/>
          <w:lang w:val="de-DE"/>
        </w:rPr>
        <w:t xml:space="preserve">2. </w:t>
      </w:r>
      <w:r w:rsidRPr="6F0F9380" w:rsidR="060194B9">
        <w:rPr>
          <w:rFonts w:ascii="Times New Roman" w:hAnsi="Times New Roman"/>
          <w:b/>
          <w:bCs/>
          <w:lang w:val="de-DE"/>
        </w:rPr>
        <w:t>Introduction</w:t>
      </w:r>
    </w:p>
    <w:p w:rsidR="6F0F9380" w:rsidP="6F0F9380" w:rsidRDefault="6F0F9380" w14:paraId="258B99AD" w14:textId="45F38938">
      <w:pPr>
        <w:pStyle w:val="a1"/>
      </w:pPr>
    </w:p>
    <w:p w:rsidR="007F565A" w:rsidP="6F0F9380" w:rsidRDefault="6F0F9380" w14:paraId="6BD4981D" w14:textId="6F06C673">
      <w:pPr>
        <w:pStyle w:val="a1"/>
        <w:spacing w:line="276" w:lineRule="auto"/>
        <w:jc w:val="both"/>
        <w:rPr>
          <w:rFonts w:ascii="Times New Roman" w:hAnsi="Times New Roman" w:eastAsia="Times New Roman" w:cs="Times New Roman"/>
        </w:rPr>
      </w:pPr>
      <w:r w:rsidRPr="22EC354F" w:rsidR="7B001337">
        <w:rPr>
          <w:rFonts w:ascii="Times New Roman" w:hAnsi="Times New Roman"/>
        </w:rPr>
        <w:t>O</w:t>
      </w:r>
      <w:commentRangeStart w:id="3"/>
      <w:commentRangeStart w:id="121931566"/>
      <w:r w:rsidRPr="22EC354F" w:rsidR="7B001337">
        <w:rPr>
          <w:rFonts w:ascii="Times New Roman" w:hAnsi="Times New Roman"/>
        </w:rPr>
        <w:t xml:space="preserve">ur </w:t>
      </w:r>
      <w:r w:rsidRPr="22EC354F" w:rsidR="599D8A82">
        <w:rPr>
          <w:rFonts w:ascii="Times New Roman" w:hAnsi="Times New Roman"/>
        </w:rPr>
        <w:t>client'</w:t>
      </w:r>
      <w:r w:rsidRPr="22EC354F" w:rsidR="7B001337">
        <w:rPr>
          <w:rFonts w:ascii="Times New Roman" w:hAnsi="Times New Roman"/>
        </w:rPr>
        <w:t>s project focuses</w:t>
      </w:r>
      <w:commentRangeEnd w:id="3"/>
      <w:r>
        <w:rPr>
          <w:rStyle w:val="CommentReference"/>
        </w:rPr>
        <w:commentReference w:id="3"/>
      </w:r>
      <w:commentRangeEnd w:id="121931566"/>
      <w:r>
        <w:rPr>
          <w:rStyle w:val="CommentReference"/>
        </w:rPr>
        <w:commentReference w:id="121931566"/>
      </w:r>
      <w:r w:rsidRPr="22EC354F" w:rsidR="7B001337">
        <w:rPr>
          <w:rFonts w:ascii="Times New Roman" w:hAnsi="Times New Roman"/>
        </w:rPr>
        <w:t xml:space="preserve"> on the worship attendance patterns of Catholics and Protestants in the United States during the COVID-19 pandemic. Religious communities faced major disruptions during this period, and many congregations shifted their services online or adopted limited in-person formats. The main </w:t>
      </w:r>
      <w:r w:rsidRPr="22EC354F" w:rsidR="7B001337">
        <w:rPr>
          <w:rFonts w:ascii="Times New Roman" w:hAnsi="Times New Roman"/>
        </w:rPr>
        <w:t>objective</w:t>
      </w:r>
      <w:r w:rsidRPr="22EC354F" w:rsidR="7B001337">
        <w:rPr>
          <w:rFonts w:ascii="Times New Roman" w:hAnsi="Times New Roman"/>
        </w:rPr>
        <w:t xml:space="preserve"> of this consulting project is to help the client understand how worship behavior changed across different religious traditions and how these patterns developed over time. The client was particularly interested in whether Catholics and Protestants responded differently to pandemic conditions and what factors shaped the choice between online, in-person, and hybrid worship.</w:t>
      </w:r>
      <w:r w:rsidRPr="22EC354F" w:rsidR="619A8759">
        <w:rPr>
          <w:rFonts w:ascii="Times New Roman" w:hAnsi="Times New Roman"/>
        </w:rPr>
        <w:t xml:space="preserve"> </w:t>
      </w:r>
    </w:p>
    <w:p w:rsidR="007F565A" w:rsidP="6F0F9380" w:rsidRDefault="6F0F9380" w14:paraId="1FFB3C8B" w14:textId="42501ED2">
      <w:pPr>
        <w:pStyle w:val="a1"/>
        <w:spacing w:line="276" w:lineRule="auto"/>
        <w:jc w:val="both"/>
        <w:rPr>
          <w:rFonts w:ascii="Times New Roman" w:hAnsi="Times New Roman" w:eastAsia="Times New Roman" w:cs="Times New Roman"/>
        </w:rPr>
      </w:pPr>
      <w:r w:rsidRPr="6F0F9380">
        <w:rPr>
          <w:rFonts w:ascii="Times New Roman" w:hAnsi="Times New Roman"/>
        </w:rPr>
        <w:t>The data for this project come from the Pew Research Center’s American Trends Panel, which includes nationally representative</w:t>
      </w:r>
      <w:r w:rsidRPr="6F0F9380" w:rsidR="204FD242">
        <w:rPr>
          <w:rFonts w:ascii="Times New Roman" w:hAnsi="Times New Roman"/>
        </w:rPr>
        <w:t xml:space="preserve"> respondents surveyed</w:t>
      </w:r>
      <w:r w:rsidRPr="6F0F9380">
        <w:rPr>
          <w:rFonts w:ascii="Times New Roman" w:hAnsi="Times New Roman"/>
        </w:rPr>
        <w:t xml:space="preserve"> in July 2020 and March 2021. These two waves capture different stages of the pandemic, and each contains a range of demographic, attitudinal, and COVID-related measures. The dataset provides detailed information on worship attendance, internet access, congregation policies, and perceptions of health risk, which allows us to compare the behavior of Catholics and Protestants across time. </w:t>
      </w:r>
    </w:p>
    <w:p w:rsidR="007F565A" w:rsidP="6F0F9380" w:rsidRDefault="6F0F9380" w14:paraId="0A37501D" w14:textId="4794B117">
      <w:pPr>
        <w:pStyle w:val="a1"/>
        <w:spacing w:line="276" w:lineRule="auto"/>
        <w:jc w:val="both"/>
        <w:rPr>
          <w:rFonts w:ascii="Times New Roman" w:hAnsi="Times New Roman" w:eastAsia="Times New Roman" w:cs="Times New Roman"/>
        </w:rPr>
      </w:pPr>
      <w:r w:rsidRPr="6F0F9380">
        <w:rPr>
          <w:rFonts w:ascii="Times New Roman" w:hAnsi="Times New Roman"/>
        </w:rPr>
        <w:t>In this report, we will describe the patterns observed in the exploratory data analysis, introduce the models used to analyze attendance behavior, and present the main results comparing the two religious groups across the two waves. We will conclude with a discussion of the findings and their implications for understanding religious participation during public health emergencies.</w:t>
      </w:r>
    </w:p>
    <w:p w:rsidR="007F565A" w:rsidRDefault="00130DFF" w14:paraId="7E84467F" w14:textId="77777777">
      <w:pPr>
        <w:pStyle w:val="a0"/>
        <w:keepNext w:val="0"/>
        <w:keepLines w:val="0"/>
        <w:rPr>
          <w:rFonts w:ascii="Times New Roman" w:hAnsi="Times New Roman" w:eastAsia="Times New Roman" w:cs="Times New Roman"/>
        </w:rPr>
      </w:pPr>
      <w:r>
        <w:rPr>
          <w:rFonts w:ascii="Times New Roman" w:hAnsi="Times New Roman"/>
          <w:b/>
          <w:bCs/>
        </w:rPr>
        <w:t>3. Data Description</w:t>
      </w:r>
    </w:p>
    <w:p w:rsidR="007F565A" w:rsidP="6F0F9380" w:rsidRDefault="6F0F9380" w14:paraId="65C4AB81" w14:textId="77777777">
      <w:pPr>
        <w:pStyle w:val="a0"/>
        <w:keepNext w:val="0"/>
        <w:keepLines w:val="0"/>
        <w:spacing w:line="276" w:lineRule="auto"/>
        <w:jc w:val="both"/>
        <w:rPr>
          <w:rFonts w:ascii="Times New Roman" w:hAnsi="Times New Roman" w:eastAsia="Times New Roman" w:cs="Times New Roman"/>
          <w:color w:val="000000"/>
          <w:sz w:val="24"/>
          <w:szCs w:val="24"/>
        </w:rPr>
      </w:pPr>
      <w:r>
        <w:rPr>
          <w:rFonts w:ascii="Times New Roman" w:hAnsi="Times New Roman"/>
          <w:color w:val="000000"/>
          <w:sz w:val="24"/>
          <w:szCs w:val="24"/>
        </w:rPr>
        <w:t>Our dataset is a comprehensive collection of religious, demographic, and COVID-related information from Catholic and Protestant respondents in the United States. The data come from two waves of the Pew Research Center</w:t>
      </w:r>
      <w:r w:rsidRPr="6F0F9380">
        <w:rPr>
          <w:rFonts w:ascii="Times New Roman" w:hAnsi="Times New Roman"/>
          <w:color w:val="000000"/>
          <w:sz w:val="24"/>
          <w:szCs w:val="24"/>
        </w:rPr>
        <w:t>’</w:t>
      </w:r>
      <w:r>
        <w:rPr>
          <w:rFonts w:ascii="Times New Roman" w:hAnsi="Times New Roman"/>
          <w:color w:val="000000"/>
          <w:sz w:val="24"/>
          <w:szCs w:val="24"/>
        </w:rPr>
        <w:t>s American Trends Panel, which is a nationally representative survey of U.S. adults. Across the two waves, there are approximately six thousand respondents who provided information about their worship behavior during the pandemic. Because the questionnaire design differs between the two waves, all analyses are conducted separately for Wave 70 and Wave 84, and each wave is further divided by religious tradition to allow more accurate comparisons.</w:t>
      </w:r>
    </w:p>
    <w:p w:rsidR="007F565A" w:rsidP="6F0F9380" w:rsidRDefault="6F0F9380" w14:paraId="7FF51882" w14:textId="77777777">
      <w:pPr>
        <w:pStyle w:val="a0"/>
        <w:keepNext w:val="0"/>
        <w:keepLines w:val="0"/>
        <w:spacing w:line="276" w:lineRule="auto"/>
        <w:jc w:val="both"/>
        <w:rPr>
          <w:rFonts w:ascii="Times New Roman" w:hAnsi="Times New Roman" w:eastAsia="Times New Roman" w:cs="Times New Roman"/>
          <w:color w:val="000000"/>
          <w:sz w:val="24"/>
          <w:szCs w:val="24"/>
        </w:rPr>
      </w:pPr>
      <w:r>
        <w:rPr>
          <w:rFonts w:ascii="Times New Roman" w:hAnsi="Times New Roman"/>
          <w:color w:val="000000"/>
          <w:sz w:val="24"/>
          <w:szCs w:val="24"/>
        </w:rPr>
        <w:t>The dataset includes several groups of variables. Demographic information captures basic characteristics such as age, gender, race and ethnicity, education level, income, region, and metro status. These variables help us understand how background factors relate to worship decisions. Religion and worship variables provide information about each respondent</w:t>
      </w:r>
      <w:r w:rsidRPr="6F0F9380">
        <w:rPr>
          <w:rFonts w:ascii="Times New Roman" w:hAnsi="Times New Roman"/>
          <w:color w:val="000000"/>
          <w:sz w:val="24"/>
          <w:szCs w:val="24"/>
        </w:rPr>
        <w:t>’</w:t>
      </w:r>
      <w:r>
        <w:rPr>
          <w:rFonts w:ascii="Times New Roman" w:hAnsi="Times New Roman"/>
          <w:color w:val="000000"/>
          <w:sz w:val="24"/>
          <w:szCs w:val="24"/>
        </w:rPr>
        <w:t>s religious tradition, their usual pattern of worship attendance, and whether they participated in online or in-person services. Additional items describe whether congregations offered livestreaming, whether they were open for in-person attendance, and what kinds of restrictions were in place during the pandemic. These measures allow us to compare Catholic and Protestant congregations under different public health conditions.</w:t>
      </w:r>
    </w:p>
    <w:p w:rsidR="007F565A" w:rsidP="6F0F9380" w:rsidRDefault="6F0F9380" w14:paraId="25B96B33" w14:textId="1FF6297B">
      <w:pPr>
        <w:pStyle w:val="a0"/>
        <w:keepNext w:val="0"/>
        <w:keepLines w:val="0"/>
        <w:spacing w:line="276" w:lineRule="auto"/>
        <w:jc w:val="both"/>
        <w:rPr>
          <w:rFonts w:ascii="Times New Roman" w:hAnsi="Times New Roman" w:eastAsia="Times New Roman" w:cs="Times New Roman"/>
          <w:color w:val="000000" w:themeColor="text1"/>
          <w:sz w:val="24"/>
          <w:szCs w:val="24"/>
        </w:rPr>
      </w:pPr>
      <w:r>
        <w:rPr>
          <w:rFonts w:ascii="Times New Roman" w:hAnsi="Times New Roman"/>
          <w:color w:val="000000"/>
          <w:sz w:val="24"/>
          <w:szCs w:val="24"/>
        </w:rPr>
        <w:t>The dataset also includes variables connected to the Health Belief Model</w:t>
      </w:r>
      <w:r w:rsidR="42F58751">
        <w:rPr>
          <w:rFonts w:ascii="Times New Roman" w:hAnsi="Times New Roman"/>
          <w:color w:val="000000"/>
          <w:sz w:val="24"/>
          <w:szCs w:val="24"/>
        </w:rPr>
        <w:t xml:space="preserve"> (HBM)</w:t>
      </w:r>
      <w:r w:rsidR="68BD8282">
        <w:rPr>
          <w:rFonts w:ascii="Times New Roman" w:hAnsi="Times New Roman"/>
          <w:color w:val="000000"/>
          <w:sz w:val="24"/>
          <w:szCs w:val="24"/>
        </w:rPr>
        <w:t xml:space="preserve">, such as </w:t>
      </w:r>
      <w:r>
        <w:rPr>
          <w:rFonts w:ascii="Times New Roman" w:hAnsi="Times New Roman"/>
          <w:color w:val="000000"/>
          <w:sz w:val="24"/>
          <w:szCs w:val="24"/>
        </w:rPr>
        <w:t xml:space="preserve">perceived COVID threat, confidence in attending services safely, and communication from pastors. These measures help identify the beliefs and attitudes that may influence online or in-person worship choices. To prepare the data for analysis, </w:t>
      </w:r>
      <w:r w:rsidRPr="6F0F9380" w:rsidR="1AD24927">
        <w:rPr>
          <w:rFonts w:ascii="Times New Roman" w:hAnsi="Times New Roman"/>
          <w:color w:val="000000" w:themeColor="text1"/>
          <w:sz w:val="24"/>
          <w:szCs w:val="24"/>
        </w:rPr>
        <w:t xml:space="preserve">we conducted data cleaning such as removing missing values and recoding worship attendance </w:t>
      </w:r>
      <w:r>
        <w:rPr>
          <w:rFonts w:ascii="Times New Roman" w:hAnsi="Times New Roman"/>
          <w:color w:val="000000"/>
          <w:sz w:val="24"/>
          <w:szCs w:val="24"/>
        </w:rPr>
        <w:t xml:space="preserve">into three categories: online only, in-person only, and hybrid participation. Respondents </w:t>
      </w:r>
      <w:r w:rsidRPr="6F0F9380" w:rsidR="5EAD03A2">
        <w:rPr>
          <w:rFonts w:ascii="Times New Roman" w:hAnsi="Times New Roman"/>
          <w:color w:val="000000" w:themeColor="text1"/>
          <w:sz w:val="24"/>
          <w:szCs w:val="24"/>
        </w:rPr>
        <w:t>that weren’t Catholic or Protestant</w:t>
      </w:r>
      <w:r>
        <w:rPr>
          <w:rFonts w:ascii="Times New Roman" w:hAnsi="Times New Roman"/>
          <w:color w:val="000000"/>
          <w:sz w:val="24"/>
          <w:szCs w:val="24"/>
        </w:rPr>
        <w:t xml:space="preserve"> were </w:t>
      </w:r>
      <w:r w:rsidR="29018931">
        <w:rPr>
          <w:rFonts w:ascii="Times New Roman" w:hAnsi="Times New Roman"/>
          <w:color w:val="000000"/>
          <w:sz w:val="24"/>
          <w:szCs w:val="24"/>
        </w:rPr>
        <w:t xml:space="preserve">also </w:t>
      </w:r>
      <w:r>
        <w:rPr>
          <w:rFonts w:ascii="Times New Roman" w:hAnsi="Times New Roman"/>
          <w:color w:val="000000"/>
          <w:sz w:val="24"/>
          <w:szCs w:val="24"/>
        </w:rPr>
        <w:t>excluded from the final dataset. Because the two waves include different COVID-related</w:t>
      </w:r>
      <w:r w:rsidR="440D235D">
        <w:rPr>
          <w:rFonts w:ascii="Times New Roman" w:hAnsi="Times New Roman"/>
          <w:color w:val="000000"/>
          <w:sz w:val="24"/>
          <w:szCs w:val="24"/>
        </w:rPr>
        <w:t xml:space="preserve"> </w:t>
      </w:r>
      <w:r>
        <w:rPr>
          <w:rFonts w:ascii="Times New Roman" w:hAnsi="Times New Roman"/>
          <w:color w:val="000000"/>
          <w:sz w:val="24"/>
          <w:szCs w:val="24"/>
        </w:rPr>
        <w:t>measures, they were analyzed separately to maintain comparability.</w:t>
      </w:r>
      <w:r w:rsidR="46B5402D">
        <w:rPr>
          <w:rFonts w:ascii="Times New Roman" w:hAnsi="Times New Roman"/>
          <w:color w:val="000000"/>
          <w:sz w:val="24"/>
          <w:szCs w:val="24"/>
        </w:rPr>
        <w:t xml:space="preserve"> </w:t>
      </w:r>
      <w:r>
        <w:rPr>
          <w:rFonts w:ascii="Times New Roman" w:hAnsi="Times New Roman"/>
          <w:color w:val="000000"/>
          <w:sz w:val="24"/>
          <w:szCs w:val="24"/>
        </w:rPr>
        <w:t>The cleaned dataset provides a solid foundation</w:t>
      </w:r>
      <w:r w:rsidR="5D136861">
        <w:rPr>
          <w:rFonts w:ascii="Times New Roman" w:hAnsi="Times New Roman"/>
          <w:color w:val="000000"/>
          <w:sz w:val="24"/>
          <w:szCs w:val="24"/>
        </w:rPr>
        <w:t xml:space="preserve"> f</w:t>
      </w:r>
      <w:r>
        <w:rPr>
          <w:rFonts w:ascii="Times New Roman" w:hAnsi="Times New Roman"/>
          <w:color w:val="000000"/>
          <w:sz w:val="24"/>
          <w:szCs w:val="24"/>
        </w:rPr>
        <w:t xml:space="preserve">or examining how worship patterns differ across religious traditions </w:t>
      </w:r>
      <w:r w:rsidRPr="6F0F9380" w:rsidR="7656CEFC">
        <w:rPr>
          <w:rFonts w:ascii="Times New Roman" w:hAnsi="Times New Roman"/>
          <w:color w:val="000000" w:themeColor="text1"/>
          <w:sz w:val="24"/>
          <w:szCs w:val="24"/>
        </w:rPr>
        <w:t xml:space="preserve">and </w:t>
      </w:r>
      <w:r>
        <w:rPr>
          <w:rFonts w:ascii="Times New Roman" w:hAnsi="Times New Roman"/>
          <w:color w:val="000000"/>
          <w:sz w:val="24"/>
          <w:szCs w:val="24"/>
        </w:rPr>
        <w:t>how these patterns shifted during the pandemic.</w:t>
      </w:r>
    </w:p>
    <w:p w:rsidR="6F0F9380" w:rsidP="6F0F9380" w:rsidRDefault="6F0F9380" w14:paraId="5459AC06" w14:textId="2BCFBE5A">
      <w:pPr>
        <w:pStyle w:val="a1"/>
      </w:pPr>
    </w:p>
    <w:p w:rsidR="007F565A" w:rsidRDefault="00130DFF" w14:paraId="4EE33C37" w14:textId="77777777">
      <w:pPr>
        <w:pStyle w:val="a0"/>
        <w:keepNext w:val="0"/>
        <w:keepLines w:val="0"/>
        <w:rPr>
          <w:rFonts w:ascii="Times New Roman" w:hAnsi="Times New Roman" w:eastAsia="Times New Roman" w:cs="Times New Roman"/>
        </w:rPr>
      </w:pPr>
      <w:r>
        <w:rPr>
          <w:rFonts w:ascii="Times New Roman" w:hAnsi="Times New Roman"/>
          <w:b/>
          <w:bCs/>
        </w:rPr>
        <w:t>4. Exploratory Data Analysis (EDA)</w:t>
      </w:r>
    </w:p>
    <w:p w:rsidR="007F565A" w:rsidP="6F0F9380" w:rsidRDefault="6F0F9380" w14:paraId="6D072EFD" w14:textId="748FA520">
      <w:pPr>
        <w:pStyle w:val="30"/>
        <w:keepNext w:val="0"/>
        <w:keepLines w:val="0"/>
        <w:rPr>
          <w:rFonts w:ascii="Times New Roman" w:hAnsi="Times New Roman"/>
          <w:b/>
          <w:bCs/>
        </w:rPr>
      </w:pPr>
      <w:r w:rsidRPr="22EC354F" w:rsidR="7B001337">
        <w:rPr>
          <w:rFonts w:ascii="Times New Roman" w:hAnsi="Times New Roman"/>
          <w:b w:val="1"/>
          <w:bCs w:val="1"/>
        </w:rPr>
        <w:t>Part 1: Overall Attendance Distributio</w:t>
      </w:r>
      <w:r w:rsidRPr="22EC354F" w:rsidR="0F74958C">
        <w:rPr>
          <w:rFonts w:ascii="Times New Roman" w:hAnsi="Times New Roman"/>
          <w:b w:val="1"/>
          <w:bCs w:val="1"/>
        </w:rPr>
        <w:t>ns</w:t>
      </w:r>
    </w:p>
    <w:p w:rsidR="00BB34CA" w:rsidP="22EC354F" w:rsidRDefault="7FFC0F90" w14:paraId="3AB1EB01" w14:textId="3E900FBC">
      <w:pPr>
        <w:pStyle w:val="a1"/>
        <w:keepLines w:val="0"/>
      </w:pPr>
      <w:commentRangeStart w:id="1047027968"/>
      <w:r w:rsidR="4722B3B0">
        <w:drawing>
          <wp:inline wp14:editId="0B59753C" wp14:anchorId="71F1B2B9">
            <wp:extent cx="5830338" cy="4241946"/>
            <wp:effectExtent l="0" t="0" r="0" b="0"/>
            <wp:docPr id="489204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204813" name="Picture 489204813"/>
                    <pic:cNvPicPr/>
                  </pic:nvPicPr>
                  <pic:blipFill>
                    <a:blip xmlns:r="http://schemas.openxmlformats.org/officeDocument/2006/relationships" r:embed="rId1245794411">
                      <a:extLst>
                        <a:ext uri="{28A0092B-C50C-407E-A947-70E740481C1C}">
                          <a14:useLocalDpi xmlns:a14="http://schemas.microsoft.com/office/drawing/2010/main"/>
                        </a:ext>
                      </a:extLst>
                    </a:blip>
                    <a:stretch>
                      <a:fillRect/>
                    </a:stretch>
                  </pic:blipFill>
                  <pic:spPr>
                    <a:xfrm rot="0">
                      <a:off x="0" y="0"/>
                      <a:ext cx="5830338" cy="4241946"/>
                    </a:xfrm>
                    <a:prstGeom prst="rect">
                      <a:avLst/>
                    </a:prstGeom>
                  </pic:spPr>
                </pic:pic>
              </a:graphicData>
            </a:graphic>
          </wp:inline>
        </w:drawing>
      </w:r>
      <w:commentRangeEnd w:id="1047027968"/>
      <w:r>
        <w:rPr>
          <w:rStyle w:val="CommentReference"/>
        </w:rPr>
        <w:commentReference w:id="1047027968"/>
      </w:r>
    </w:p>
    <w:p w:rsidR="007F565A" w:rsidP="00BB34CA" w:rsidRDefault="00BB34CA" w14:paraId="79368CAF" w14:textId="548B4503">
      <w:pPr>
        <w:pStyle w:val="Caption"/>
        <w:jc w:val="center"/>
        <w:rPr>
          <w:rFonts w:ascii="Segoe UI" w:hAnsi="Segoe UI" w:eastAsia="Segoe UI" w:cs="Segoe UI"/>
          <w:color w:val="333333"/>
          <w:lang w:eastAsia="zh-CN"/>
        </w:rPr>
      </w:pPr>
      <w:r w:rsidR="59749650">
        <w:rPr/>
        <w:t xml:space="preserve">Figure </w:t>
      </w:r>
      <w:r>
        <w:fldChar w:fldCharType="begin"/>
      </w:r>
      <w:r>
        <w:instrText xml:space="preserve">SEQ Figure \* ARABIC</w:instrText>
      </w:r>
      <w:r>
        <w:fldChar w:fldCharType="separate"/>
      </w:r>
      <w:r w:rsidRPr="22EC354F" w:rsidR="59749650">
        <w:rPr>
          <w:noProof/>
        </w:rPr>
        <w:t>1</w:t>
      </w:r>
      <w:r>
        <w:fldChar w:fldCharType="end"/>
      </w:r>
      <w:r w:rsidR="59749650">
        <w:rPr/>
        <w:t>:</w:t>
      </w:r>
      <w:r w:rsidR="59749650">
        <w:rPr/>
        <w:t xml:space="preserve"> Worship patterns for Catholics and Protestants in July 2020</w:t>
      </w:r>
      <w:r w:rsidR="01F066C3">
        <w:rPr/>
        <w:t xml:space="preserve"> with standard error bars</w:t>
      </w:r>
      <w:r w:rsidR="59749650">
        <w:rPr/>
        <w:t>（</w:t>
      </w:r>
      <w:r w:rsidR="59749650">
        <w:rPr/>
        <w:t>Wave 70</w:t>
      </w:r>
      <w:r w:rsidR="59749650">
        <w:rPr/>
        <w:t>）</w:t>
      </w:r>
    </w:p>
    <w:p w:rsidR="00BB34CA" w:rsidP="22EC354F" w:rsidRDefault="6B2F3ABD" w14:paraId="5EF6B72B" w14:textId="2E9C195F">
      <w:pPr>
        <w:pStyle w:val="a1"/>
        <w:keepLines w:val="0"/>
      </w:pPr>
      <w:r w:rsidR="67519C9C">
        <w:drawing>
          <wp:inline wp14:editId="1E68E55F" wp14:anchorId="1180FCC5">
            <wp:extent cx="5888842" cy="4246762"/>
            <wp:effectExtent l="0" t="0" r="0" b="0"/>
            <wp:docPr id="1794165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165788" name="Picture 1794165788"/>
                    <pic:cNvPicPr/>
                  </pic:nvPicPr>
                  <pic:blipFill>
                    <a:blip xmlns:r="http://schemas.openxmlformats.org/officeDocument/2006/relationships" r:embed="rId1784723887">
                      <a:extLst>
                        <a:ext uri="{28A0092B-C50C-407E-A947-70E740481C1C}">
                          <a14:useLocalDpi xmlns:a14="http://schemas.microsoft.com/office/drawing/2010/main"/>
                        </a:ext>
                      </a:extLst>
                    </a:blip>
                    <a:stretch>
                      <a:fillRect/>
                    </a:stretch>
                  </pic:blipFill>
                  <pic:spPr>
                    <a:xfrm rot="0">
                      <a:off x="0" y="0"/>
                      <a:ext cx="5888842" cy="4246762"/>
                    </a:xfrm>
                    <a:prstGeom prst="rect">
                      <a:avLst/>
                    </a:prstGeom>
                  </pic:spPr>
                </pic:pic>
              </a:graphicData>
            </a:graphic>
          </wp:inline>
        </w:drawing>
      </w:r>
    </w:p>
    <w:p w:rsidR="007F565A" w:rsidP="00BB34CA" w:rsidRDefault="00BB34CA" w14:paraId="5DAB6C7B" w14:textId="7EFFD00D">
      <w:pPr>
        <w:pStyle w:val="Caption"/>
        <w:jc w:val="center"/>
        <w:rPr>
          <w:rFonts w:ascii="Segoe UI" w:hAnsi="Segoe UI" w:eastAsia="Segoe UI" w:cs="Segoe UI"/>
          <w:color w:val="333333"/>
          <w:lang w:eastAsia="zh-CN"/>
        </w:rPr>
      </w:pPr>
      <w:r>
        <w:t xml:space="preserve">Figure </w:t>
      </w:r>
      <w:r>
        <w:fldChar w:fldCharType="begin"/>
      </w:r>
      <w:r>
        <w:instrText>SEQ Figure \* ARABIC</w:instrText>
      </w:r>
      <w:r>
        <w:fldChar w:fldCharType="separate"/>
      </w:r>
      <w:r>
        <w:rPr>
          <w:noProof/>
        </w:rPr>
        <w:t>2</w:t>
      </w:r>
      <w:r>
        <w:fldChar w:fldCharType="end"/>
      </w:r>
      <w:r>
        <w:t>:</w:t>
      </w:r>
      <w:r w:rsidRPr="00265E2A">
        <w:t xml:space="preserve"> Worship patterns for Catholics and Protestants in March 2021 (Wave 84)</w:t>
      </w:r>
    </w:p>
    <w:p w:rsidR="007F565A" w:rsidRDefault="007F565A" w14:paraId="02EB378F" w14:textId="77777777">
      <w:pPr>
        <w:pStyle w:val="NormalWeb"/>
        <w:rPr>
          <w:rFonts w:ascii="Times New Roman" w:hAnsi="Times New Roman" w:eastAsia="Times New Roman" w:cs="Times New Roman"/>
        </w:rPr>
      </w:pPr>
    </w:p>
    <w:p w:rsidR="007F565A" w:rsidP="6F0F9380" w:rsidRDefault="132B6F0A" w14:paraId="310DA204" w14:textId="58F56157">
      <w:pPr>
        <w:pStyle w:val="a1"/>
        <w:spacing w:line="276" w:lineRule="auto"/>
        <w:jc w:val="both"/>
        <w:rPr>
          <w:rFonts w:ascii="Times New Roman" w:hAnsi="Times New Roman" w:eastAsia="Times New Roman" w:cs="Times New Roman"/>
        </w:rPr>
      </w:pPr>
      <w:r w:rsidRPr="22EC354F" w:rsidR="2DC9D7AE">
        <w:rPr>
          <w:rFonts w:ascii="Times New Roman" w:hAnsi="Times New Roman"/>
        </w:rPr>
        <w:t>Figure 1 and Figure 2 s</w:t>
      </w:r>
      <w:r w:rsidRPr="22EC354F" w:rsidR="0DE7EABC">
        <w:rPr>
          <w:rFonts w:ascii="Times New Roman" w:hAnsi="Times New Roman"/>
        </w:rPr>
        <w:t xml:space="preserve">how how overall worship attendance patterns changed across the two waves. From Wave 70 to Wave 84, there is a noticeable increase in both in-person and hybrid attendance. Online-only attendance </w:t>
      </w:r>
      <w:r w:rsidRPr="22EC354F" w:rsidR="7B001337">
        <w:rPr>
          <w:rFonts w:ascii="Times New Roman" w:hAnsi="Times New Roman"/>
        </w:rPr>
        <w:t xml:space="preserve">has become slightly less common, although many people still </w:t>
      </w:r>
      <w:r w:rsidRPr="22EC354F" w:rsidR="642F02BF">
        <w:rPr>
          <w:rFonts w:ascii="Times New Roman" w:hAnsi="Times New Roman"/>
        </w:rPr>
        <w:t>use</w:t>
      </w:r>
      <w:r w:rsidRPr="22EC354F" w:rsidR="7B001337">
        <w:rPr>
          <w:rFonts w:ascii="Times New Roman" w:hAnsi="Times New Roman"/>
        </w:rPr>
        <w:t xml:space="preserve"> online services in both years. The “Neither” group remains the largest in both waves, which indicates that many respondents did not participate in any type of worship during the pandemic. Overall, the charts suggest gradual movement toward more in-person activity, while non-attendance continues to be common across both time periods.</w:t>
      </w:r>
    </w:p>
    <w:p w:rsidR="22EC354F" w:rsidP="22EC354F" w:rsidRDefault="22EC354F" w14:paraId="0EF88C32" w14:textId="01822292">
      <w:pPr>
        <w:pStyle w:val="30"/>
        <w:keepNext w:val="0"/>
        <w:keepLines w:val="0"/>
        <w:rPr>
          <w:rFonts w:ascii="Times New Roman" w:hAnsi="Times New Roman"/>
          <w:b w:val="1"/>
          <w:bCs w:val="1"/>
        </w:rPr>
      </w:pPr>
    </w:p>
    <w:p w:rsidR="22EC354F" w:rsidP="22EC354F" w:rsidRDefault="22EC354F" w14:paraId="07117699" w14:textId="08DA937F">
      <w:pPr>
        <w:pStyle w:val="30"/>
        <w:keepNext w:val="0"/>
        <w:keepLines w:val="0"/>
        <w:rPr>
          <w:rFonts w:ascii="Times New Roman" w:hAnsi="Times New Roman"/>
          <w:b w:val="1"/>
          <w:bCs w:val="1"/>
        </w:rPr>
      </w:pPr>
    </w:p>
    <w:p w:rsidR="22EC354F" w:rsidP="22EC354F" w:rsidRDefault="22EC354F" w14:paraId="24B79C3C" w14:textId="57A7AD0E">
      <w:pPr>
        <w:pStyle w:val="30"/>
        <w:keepNext w:val="0"/>
        <w:keepLines w:val="0"/>
        <w:rPr>
          <w:rFonts w:ascii="Times New Roman" w:hAnsi="Times New Roman"/>
          <w:b w:val="1"/>
          <w:bCs w:val="1"/>
        </w:rPr>
      </w:pPr>
    </w:p>
    <w:p w:rsidR="22EC354F" w:rsidP="22EC354F" w:rsidRDefault="22EC354F" w14:paraId="4EC850F1" w14:textId="2B2ADD0A">
      <w:pPr>
        <w:pStyle w:val="30"/>
        <w:keepNext w:val="0"/>
        <w:keepLines w:val="0"/>
        <w:rPr>
          <w:rFonts w:ascii="Times New Roman" w:hAnsi="Times New Roman"/>
          <w:b w:val="1"/>
          <w:bCs w:val="1"/>
        </w:rPr>
      </w:pPr>
    </w:p>
    <w:p w:rsidR="22EC354F" w:rsidP="22EC354F" w:rsidRDefault="22EC354F" w14:paraId="32A66B1B" w14:textId="4C9388E5">
      <w:pPr>
        <w:pStyle w:val="30"/>
        <w:keepNext w:val="0"/>
        <w:keepLines w:val="0"/>
        <w:rPr>
          <w:rFonts w:ascii="Times New Roman" w:hAnsi="Times New Roman"/>
          <w:b w:val="1"/>
          <w:bCs w:val="1"/>
        </w:rPr>
      </w:pPr>
    </w:p>
    <w:p w:rsidR="007F565A" w:rsidRDefault="00130DFF" w14:paraId="65CE5A98" w14:textId="77777777">
      <w:pPr>
        <w:pStyle w:val="30"/>
        <w:keepNext w:val="0"/>
        <w:keepLines w:val="0"/>
        <w:rPr>
          <w:rFonts w:ascii="Times New Roman" w:hAnsi="Times New Roman" w:eastAsia="Times New Roman" w:cs="Times New Roman"/>
        </w:rPr>
      </w:pPr>
      <w:r w:rsidRPr="22EC354F" w:rsidR="393DC8FE">
        <w:rPr>
          <w:rFonts w:ascii="Times New Roman" w:hAnsi="Times New Roman"/>
          <w:b w:val="1"/>
          <w:bCs w:val="1"/>
        </w:rPr>
        <w:t>Part 2: Comparison by Religion</w:t>
      </w:r>
    </w:p>
    <w:p w:rsidR="00BB34CA" w:rsidP="22EC354F" w:rsidRDefault="1FDC04B9" w14:paraId="4806C6EE" w14:textId="71FD5931">
      <w:pPr>
        <w:pStyle w:val="NormalWeb"/>
        <w:keepNext w:val="1"/>
        <w:ind w:left="0"/>
        <w:jc w:val="center"/>
      </w:pPr>
      <w:r w:rsidR="67168508">
        <w:drawing>
          <wp:inline wp14:editId="124FE6E0" wp14:anchorId="24DB929F">
            <wp:extent cx="5723188" cy="4112168"/>
            <wp:effectExtent l="0" t="0" r="0" b="0"/>
            <wp:docPr id="1135302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302161" name="Picture 1135302161"/>
                    <pic:cNvPicPr/>
                  </pic:nvPicPr>
                  <pic:blipFill>
                    <a:blip xmlns:r="http://schemas.openxmlformats.org/officeDocument/2006/relationships" r:embed="rId420638967">
                      <a:extLst>
                        <a:ext uri="{28A0092B-C50C-407E-A947-70E740481C1C}">
                          <a14:useLocalDpi xmlns:a14="http://schemas.microsoft.com/office/drawing/2010/main"/>
                        </a:ext>
                      </a:extLst>
                    </a:blip>
                    <a:stretch>
                      <a:fillRect/>
                    </a:stretch>
                  </pic:blipFill>
                  <pic:spPr>
                    <a:xfrm rot="0">
                      <a:off x="0" y="0"/>
                      <a:ext cx="5723188" cy="4112168"/>
                    </a:xfrm>
                    <a:prstGeom prst="rect">
                      <a:avLst/>
                    </a:prstGeom>
                  </pic:spPr>
                </pic:pic>
              </a:graphicData>
            </a:graphic>
          </wp:inline>
        </w:drawing>
      </w:r>
    </w:p>
    <w:p w:rsidR="00BB34CA" w:rsidP="00BB34CA" w:rsidRDefault="00BB34CA" w14:paraId="34C44B24" w14:textId="02195ABB">
      <w:pPr>
        <w:pStyle w:val="Caption"/>
        <w:jc w:val="center"/>
      </w:pPr>
      <w:r>
        <w:t xml:space="preserve">Figure </w:t>
      </w:r>
      <w:r>
        <w:fldChar w:fldCharType="begin"/>
      </w:r>
      <w:r>
        <w:instrText>SEQ Figure \* ARABIC</w:instrText>
      </w:r>
      <w:r>
        <w:fldChar w:fldCharType="separate"/>
      </w:r>
      <w:r>
        <w:rPr>
          <w:noProof/>
        </w:rPr>
        <w:t>3</w:t>
      </w:r>
      <w:r>
        <w:fldChar w:fldCharType="end"/>
      </w:r>
      <w:r>
        <w:t xml:space="preserve">: </w:t>
      </w:r>
      <w:r w:rsidRPr="006613D9">
        <w:t>Numbers of Respondents attend Online Worship in July 2020</w:t>
      </w:r>
      <w:r w:rsidRPr="006613D9">
        <w:rPr>
          <w:rFonts w:hint="eastAsia"/>
        </w:rPr>
        <w:t>（</w:t>
      </w:r>
      <w:r w:rsidRPr="006613D9">
        <w:t>Wave 70</w:t>
      </w:r>
      <w:r w:rsidRPr="006613D9">
        <w:rPr>
          <w:rFonts w:hint="eastAsia"/>
        </w:rPr>
        <w:t>）</w:t>
      </w:r>
    </w:p>
    <w:p w:rsidR="007F565A" w:rsidP="00BB34CA" w:rsidRDefault="007F565A" w14:paraId="35830DEE" w14:textId="36F31046">
      <w:pPr>
        <w:pStyle w:val="NormalWeb"/>
        <w:rPr>
          <w:rFonts w:ascii="Segoe UI" w:hAnsi="Segoe UI" w:eastAsia="Segoe UI" w:cs="Segoe UI"/>
          <w:i/>
          <w:iCs/>
          <w:sz w:val="18"/>
          <w:szCs w:val="18"/>
          <w:lang w:eastAsia="zh-CN"/>
        </w:rPr>
      </w:pPr>
    </w:p>
    <w:p w:rsidR="007F565A" w:rsidP="6F0F9380" w:rsidRDefault="007F565A" w14:paraId="6ABEE40A" w14:textId="646D1EC3">
      <w:pPr>
        <w:pStyle w:val="NormalWeb"/>
      </w:pPr>
    </w:p>
    <w:p w:rsidR="007F565A" w:rsidP="6F0F9380" w:rsidRDefault="007F565A" w14:paraId="06FE6DA6" w14:textId="1DAF0241">
      <w:pPr>
        <w:pStyle w:val="NormalWeb"/>
      </w:pPr>
    </w:p>
    <w:p w:rsidR="00BB34CA" w:rsidP="22EC354F" w:rsidRDefault="22B0F954" w14:paraId="11D77067" w14:textId="06A7AB87">
      <w:pPr>
        <w:pStyle w:val="NormalWeb"/>
        <w:keepNext w:val="1"/>
        <w:ind w:left="0"/>
        <w:jc w:val="right"/>
      </w:pPr>
      <w:r w:rsidR="42E5E693">
        <w:drawing>
          <wp:inline wp14:editId="35FF46AE" wp14:anchorId="51545912">
            <wp:extent cx="5629737" cy="4165139"/>
            <wp:effectExtent l="0" t="0" r="0" b="0"/>
            <wp:docPr id="1836682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6682478" name="Picture 1836682478"/>
                    <pic:cNvPicPr/>
                  </pic:nvPicPr>
                  <pic:blipFill>
                    <a:blip xmlns:r="http://schemas.openxmlformats.org/officeDocument/2006/relationships" r:embed="rId690818004">
                      <a:extLst>
                        <a:ext uri="{28A0092B-C50C-407E-A947-70E740481C1C}">
                          <a14:useLocalDpi xmlns:a14="http://schemas.microsoft.com/office/drawing/2010/main"/>
                        </a:ext>
                      </a:extLst>
                    </a:blip>
                    <a:stretch>
                      <a:fillRect/>
                    </a:stretch>
                  </pic:blipFill>
                  <pic:spPr>
                    <a:xfrm rot="0">
                      <a:off x="0" y="0"/>
                      <a:ext cx="5629737" cy="4165139"/>
                    </a:xfrm>
                    <a:prstGeom prst="rect">
                      <a:avLst/>
                    </a:prstGeom>
                  </pic:spPr>
                </pic:pic>
              </a:graphicData>
            </a:graphic>
          </wp:inline>
        </w:drawing>
      </w:r>
    </w:p>
    <w:p w:rsidR="007F565A" w:rsidP="00BB34CA" w:rsidRDefault="00BB34CA" w14:paraId="6A05A809" w14:textId="4B3187FD">
      <w:pPr>
        <w:pStyle w:val="Caption"/>
        <w:jc w:val="center"/>
      </w:pPr>
      <w:r>
        <w:t xml:space="preserve">Figure </w:t>
      </w:r>
      <w:r>
        <w:fldChar w:fldCharType="begin"/>
      </w:r>
      <w:r>
        <w:instrText>SEQ Figure \* ARABIC</w:instrText>
      </w:r>
      <w:r>
        <w:fldChar w:fldCharType="separate"/>
      </w:r>
      <w:r>
        <w:rPr>
          <w:noProof/>
        </w:rPr>
        <w:t>4</w:t>
      </w:r>
      <w:r>
        <w:fldChar w:fldCharType="end"/>
      </w:r>
      <w:r>
        <w:t xml:space="preserve">: </w:t>
      </w:r>
      <w:r w:rsidRPr="007867F1">
        <w:t>Numbers of Respondents attend Online Worship in March 2021 (Wave 84). Chi-square test: X-squared = 267.73, df = 1, p-value &lt; 2.2e-16</w:t>
      </w:r>
    </w:p>
    <w:p w:rsidR="007F565A" w:rsidP="6F0F9380" w:rsidRDefault="007F565A" w14:paraId="5D2D4CD9" w14:textId="1220D926">
      <w:pPr>
        <w:pStyle w:val="NormalWeb"/>
      </w:pPr>
    </w:p>
    <w:p w:rsidR="297D61B9" w:rsidP="22EC354F" w:rsidRDefault="297D61B9" w14:paraId="2C75CE1B" w14:textId="1F139525">
      <w:pPr>
        <w:pStyle w:val="Normal"/>
        <w:spacing w:before="240" w:after="240" w:line="276" w:lineRule="auto"/>
        <w:jc w:val="both"/>
        <w:rPr>
          <w:color w:val="000000" w:themeColor="text1"/>
        </w:rPr>
      </w:pPr>
      <w:r w:rsidRPr="22EC354F" w:rsidR="0A95EA5B">
        <w:rPr>
          <w:color w:val="000000" w:themeColor="text1" w:themeTint="FF" w:themeShade="FF"/>
        </w:rPr>
        <w:t>Figures 3</w:t>
      </w:r>
      <w:r w:rsidRPr="22EC354F" w:rsidR="0D243069">
        <w:rPr>
          <w:color w:val="000000" w:themeColor="text1" w:themeTint="FF" w:themeShade="FF"/>
        </w:rPr>
        <w:t xml:space="preserve"> </w:t>
      </w:r>
      <w:r w:rsidRPr="22EC354F" w:rsidR="795D0B44">
        <w:rPr>
          <w:color w:val="000000" w:themeColor="text1" w:themeTint="FF" w:themeShade="FF"/>
        </w:rPr>
        <w:t xml:space="preserve">and 4 </w:t>
      </w:r>
      <w:r w:rsidRPr="22EC354F" w:rsidR="0D243069">
        <w:rPr>
          <w:color w:val="000000" w:themeColor="text1" w:themeTint="FF" w:themeShade="FF"/>
        </w:rPr>
        <w:t>show that online worship was widely used in both waves, but its role shifted over time. In July 2020, about 61</w:t>
      </w:r>
      <w:r w:rsidRPr="22EC354F" w:rsidR="65F56165">
        <w:rPr>
          <w:color w:val="000000" w:themeColor="text1" w:themeTint="FF" w:themeShade="FF"/>
        </w:rPr>
        <w:t>%</w:t>
      </w:r>
      <w:r w:rsidRPr="22EC354F" w:rsidR="245E7CBB">
        <w:rPr>
          <w:color w:val="000000" w:themeColor="text1" w:themeTint="FF" w:themeShade="FF"/>
        </w:rPr>
        <w:t xml:space="preserve"> </w:t>
      </w:r>
      <w:r w:rsidRPr="22EC354F" w:rsidR="0D243069">
        <w:rPr>
          <w:color w:val="000000" w:themeColor="text1" w:themeTint="FF" w:themeShade="FF"/>
        </w:rPr>
        <w:t>of Protestants attended online services, while about 39</w:t>
      </w:r>
      <w:r w:rsidRPr="22EC354F" w:rsidR="15CBA9D4">
        <w:rPr>
          <w:color w:val="000000" w:themeColor="text1" w:themeTint="FF" w:themeShade="FF"/>
        </w:rPr>
        <w:t>% did</w:t>
      </w:r>
      <w:r w:rsidRPr="22EC354F" w:rsidR="0D243069">
        <w:rPr>
          <w:color w:val="000000" w:themeColor="text1" w:themeTint="FF" w:themeShade="FF"/>
        </w:rPr>
        <w:t xml:space="preserve"> not. Catholics were less likely to attend online worship during this early stage, with </w:t>
      </w:r>
      <w:r w:rsidRPr="22EC354F" w:rsidR="0D243069">
        <w:rPr>
          <w:color w:val="000000" w:themeColor="text1" w:themeTint="FF" w:themeShade="FF"/>
        </w:rPr>
        <w:t>roughly 39</w:t>
      </w:r>
      <w:r w:rsidRPr="22EC354F" w:rsidR="73357B96">
        <w:rPr>
          <w:color w:val="000000" w:themeColor="text1" w:themeTint="FF" w:themeShade="FF"/>
        </w:rPr>
        <w:t>%</w:t>
      </w:r>
      <w:r w:rsidRPr="22EC354F" w:rsidR="0D243069">
        <w:rPr>
          <w:color w:val="000000" w:themeColor="text1" w:themeTint="FF" w:themeShade="FF"/>
        </w:rPr>
        <w:t xml:space="preserve"> attending and 61</w:t>
      </w:r>
      <w:r w:rsidRPr="22EC354F" w:rsidR="7931688C">
        <w:rPr>
          <w:color w:val="000000" w:themeColor="text1" w:themeTint="FF" w:themeShade="FF"/>
        </w:rPr>
        <w:t>%</w:t>
      </w:r>
      <w:r w:rsidRPr="22EC354F" w:rsidR="0D243069">
        <w:rPr>
          <w:color w:val="000000" w:themeColor="text1" w:themeTint="FF" w:themeShade="FF"/>
        </w:rPr>
        <w:t xml:space="preserve"> not attending. By March 2021, online worship remained common among Protestants, with about 55</w:t>
      </w:r>
      <w:r w:rsidRPr="22EC354F" w:rsidR="2F851E4B">
        <w:rPr>
          <w:color w:val="000000" w:themeColor="text1" w:themeTint="FF" w:themeShade="FF"/>
        </w:rPr>
        <w:t>%</w:t>
      </w:r>
      <w:r w:rsidRPr="22EC354F" w:rsidR="0D243069">
        <w:rPr>
          <w:color w:val="000000" w:themeColor="text1" w:themeTint="FF" w:themeShade="FF"/>
        </w:rPr>
        <w:t xml:space="preserve"> attending, but the share not attending increased as more congregations reopened. Among Catholics, online participation continued to decline, and a smaller proportion attended online compared with Protestants. Overall, Protestant respondents were consistently more engaged in online worship than Catholics in both waves, and both groups showed a shift away from online worship as the pandemic progressed.</w:t>
      </w:r>
      <w:r w:rsidRPr="22EC354F" w:rsidR="5AB6870B">
        <w:rPr>
          <w:color w:val="000000" w:themeColor="text1" w:themeTint="FF" w:themeShade="FF"/>
        </w:rPr>
        <w:t xml:space="preserve"> In addition, we </w:t>
      </w:r>
      <w:r w:rsidRPr="22EC354F" w:rsidR="75B27C2D">
        <w:rPr>
          <w:color w:val="000000" w:themeColor="text1" w:themeTint="FF" w:themeShade="FF"/>
        </w:rPr>
        <w:t>used</w:t>
      </w:r>
      <w:r w:rsidRPr="22EC354F" w:rsidR="5AB6870B">
        <w:rPr>
          <w:color w:val="000000" w:themeColor="text1" w:themeTint="FF" w:themeShade="FF"/>
        </w:rPr>
        <w:t xml:space="preserve"> a chi-square test </w:t>
      </w:r>
      <w:r w:rsidRPr="22EC354F" w:rsidR="2F9D0357">
        <w:rPr>
          <w:color w:val="000000" w:themeColor="text1" w:themeTint="FF" w:themeShade="FF"/>
        </w:rPr>
        <w:t xml:space="preserve">to </w:t>
      </w:r>
      <w:r w:rsidRPr="22EC354F" w:rsidR="5AB6870B">
        <w:rPr>
          <w:color w:val="000000" w:themeColor="text1" w:themeTint="FF" w:themeShade="FF"/>
        </w:rPr>
        <w:t>examin</w:t>
      </w:r>
      <w:r w:rsidRPr="22EC354F" w:rsidR="1BF475AC">
        <w:rPr>
          <w:color w:val="000000" w:themeColor="text1" w:themeTint="FF" w:themeShade="FF"/>
        </w:rPr>
        <w:t>e</w:t>
      </w:r>
      <w:r w:rsidRPr="22EC354F" w:rsidR="5AB6870B">
        <w:rPr>
          <w:color w:val="000000" w:themeColor="text1" w:themeTint="FF" w:themeShade="FF"/>
        </w:rPr>
        <w:t xml:space="preserve"> the relationship between </w:t>
      </w:r>
      <w:r w:rsidRPr="22EC354F" w:rsidR="1418FE27">
        <w:rPr>
          <w:color w:val="000000" w:themeColor="text1" w:themeTint="FF" w:themeShade="FF"/>
        </w:rPr>
        <w:t xml:space="preserve">the two </w:t>
      </w:r>
      <w:r w:rsidRPr="22EC354F" w:rsidR="5AB6870B">
        <w:rPr>
          <w:color w:val="000000" w:themeColor="text1" w:themeTint="FF" w:themeShade="FF"/>
        </w:rPr>
        <w:t xml:space="preserve">religious </w:t>
      </w:r>
      <w:r w:rsidRPr="22EC354F" w:rsidR="63AEE835">
        <w:rPr>
          <w:color w:val="000000" w:themeColor="text1" w:themeTint="FF" w:themeShade="FF"/>
        </w:rPr>
        <w:t>groups</w:t>
      </w:r>
      <w:r w:rsidRPr="22EC354F" w:rsidR="5AB6870B">
        <w:rPr>
          <w:color w:val="000000" w:themeColor="text1" w:themeTint="FF" w:themeShade="FF"/>
        </w:rPr>
        <w:t xml:space="preserve"> and online </w:t>
      </w:r>
      <w:r w:rsidRPr="22EC354F" w:rsidR="7EDF012E">
        <w:rPr>
          <w:color w:val="000000" w:themeColor="text1" w:themeTint="FF" w:themeShade="FF"/>
        </w:rPr>
        <w:t xml:space="preserve">attendance in Wave </w:t>
      </w:r>
      <w:r w:rsidRPr="22EC354F" w:rsidR="10666A0F">
        <w:rPr>
          <w:color w:val="000000" w:themeColor="text1" w:themeTint="FF" w:themeShade="FF"/>
        </w:rPr>
        <w:t>70,</w:t>
      </w:r>
      <w:r w:rsidRPr="22EC354F" w:rsidR="23F7D39C">
        <w:rPr>
          <w:color w:val="000000" w:themeColor="text1" w:themeTint="FF" w:themeShade="FF"/>
        </w:rPr>
        <w:t xml:space="preserve"> and</w:t>
      </w:r>
      <w:r w:rsidRPr="22EC354F" w:rsidR="7EDF012E">
        <w:rPr>
          <w:color w:val="000000" w:themeColor="text1" w:themeTint="FF" w:themeShade="FF"/>
        </w:rPr>
        <w:t xml:space="preserve"> </w:t>
      </w:r>
      <w:r w:rsidRPr="22EC354F" w:rsidR="51741D02">
        <w:rPr>
          <w:color w:val="000000" w:themeColor="text1" w:themeTint="FF" w:themeShade="FF"/>
        </w:rPr>
        <w:t xml:space="preserve">the results suggested a statistically significant association </w:t>
      </w:r>
      <w:r w:rsidRPr="22EC354F" w:rsidR="6E79901D">
        <w:rPr>
          <w:color w:val="000000" w:themeColor="text1" w:themeTint="FF" w:themeShade="FF"/>
        </w:rPr>
        <w:t>between the</w:t>
      </w:r>
      <w:r w:rsidRPr="22EC354F" w:rsidR="51741D02">
        <w:rPr>
          <w:color w:val="000000" w:themeColor="text1" w:themeTint="FF" w:themeShade="FF"/>
        </w:rPr>
        <w:t xml:space="preserve"> two religious groups and their worship pattern at 5% significance level.</w:t>
      </w:r>
    </w:p>
    <w:p w:rsidR="22EC354F" w:rsidP="22EC354F" w:rsidRDefault="22EC354F" w14:paraId="5BCA01D3" w14:textId="3439CC9E">
      <w:pPr>
        <w:pStyle w:val="30"/>
        <w:keepNext w:val="0"/>
        <w:keepLines w:val="0"/>
        <w:rPr>
          <w:rFonts w:ascii="Times New Roman" w:hAnsi="Times New Roman"/>
          <w:b w:val="1"/>
          <w:bCs w:val="1"/>
        </w:rPr>
      </w:pPr>
    </w:p>
    <w:p w:rsidR="22EC354F" w:rsidP="22EC354F" w:rsidRDefault="22EC354F" w14:paraId="60B266E3" w14:textId="64852282">
      <w:pPr>
        <w:pStyle w:val="30"/>
        <w:keepNext w:val="0"/>
        <w:keepLines w:val="0"/>
        <w:rPr>
          <w:rFonts w:ascii="Times New Roman" w:hAnsi="Times New Roman"/>
          <w:b w:val="1"/>
          <w:bCs w:val="1"/>
        </w:rPr>
      </w:pPr>
    </w:p>
    <w:p w:rsidR="007F565A" w:rsidRDefault="6F0F9380" w14:paraId="567FAE92" w14:textId="75F187CE">
      <w:pPr>
        <w:pStyle w:val="30"/>
        <w:keepNext w:val="0"/>
        <w:keepLines w:val="0"/>
        <w:rPr>
          <w:rFonts w:ascii="Times New Roman" w:hAnsi="Times New Roman" w:eastAsia="Times New Roman" w:cs="Times New Roman"/>
          <w:b/>
          <w:bCs/>
        </w:rPr>
      </w:pPr>
      <w:r w:rsidRPr="22EC354F" w:rsidR="7B001337">
        <w:rPr>
          <w:rFonts w:ascii="Times New Roman" w:hAnsi="Times New Roman"/>
          <w:b w:val="1"/>
          <w:bCs w:val="1"/>
        </w:rPr>
        <w:t xml:space="preserve">Part </w:t>
      </w:r>
      <w:r w:rsidRPr="22EC354F" w:rsidR="7A976E6B">
        <w:rPr>
          <w:rFonts w:ascii="Times New Roman" w:hAnsi="Times New Roman"/>
          <w:b w:val="1"/>
          <w:bCs w:val="1"/>
        </w:rPr>
        <w:t>3</w:t>
      </w:r>
      <w:r w:rsidRPr="22EC354F" w:rsidR="7B001337">
        <w:rPr>
          <w:rFonts w:ascii="Times New Roman" w:hAnsi="Times New Roman"/>
          <w:b w:val="1"/>
          <w:bCs w:val="1"/>
        </w:rPr>
        <w:t>: HBM Variables</w:t>
      </w:r>
    </w:p>
    <w:p w:rsidR="00BB34CA" w:rsidP="00BB34CA" w:rsidRDefault="1CCB643A" w14:paraId="3E856A1C" w14:textId="7F4E7030">
      <w:pPr>
        <w:pStyle w:val="a1"/>
        <w:keepNext w:val="1"/>
      </w:pPr>
      <w:r w:rsidR="5BA9C297">
        <w:drawing>
          <wp:inline wp14:editId="1DE18FD3" wp14:anchorId="631D4625">
            <wp:extent cx="5870526" cy="4017171"/>
            <wp:effectExtent l="0" t="0" r="0" b="0"/>
            <wp:docPr id="1105034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034718" name="Picture 1105034718"/>
                    <pic:cNvPicPr/>
                  </pic:nvPicPr>
                  <pic:blipFill>
                    <a:blip xmlns:r="http://schemas.openxmlformats.org/officeDocument/2006/relationships" r:embed="rId836186193">
                      <a:extLst>
                        <a:ext uri="{28A0092B-C50C-407E-A947-70E740481C1C}">
                          <a14:useLocalDpi xmlns:a14="http://schemas.microsoft.com/office/drawing/2010/main"/>
                        </a:ext>
                      </a:extLst>
                    </a:blip>
                    <a:stretch>
                      <a:fillRect/>
                    </a:stretch>
                  </pic:blipFill>
                  <pic:spPr>
                    <a:xfrm rot="0">
                      <a:off x="0" y="0"/>
                      <a:ext cx="5870526" cy="4017171"/>
                    </a:xfrm>
                    <a:prstGeom prst="rect">
                      <a:avLst/>
                    </a:prstGeom>
                  </pic:spPr>
                </pic:pic>
              </a:graphicData>
            </a:graphic>
          </wp:inline>
        </w:drawing>
      </w:r>
    </w:p>
    <w:p w:rsidRPr="00BB34CA" w:rsidR="6F0F9380" w:rsidP="00BB34CA" w:rsidRDefault="00BB34CA" w14:paraId="5D4CD70C" w14:textId="636DC224">
      <w:pPr>
        <w:pStyle w:val="Caption"/>
      </w:pPr>
      <w:r>
        <w:t xml:space="preserve">Figure </w:t>
      </w:r>
      <w:r>
        <w:fldChar w:fldCharType="begin"/>
      </w:r>
      <w:r>
        <w:instrText>SEQ Figure \* ARABIC</w:instrText>
      </w:r>
      <w:r>
        <w:fldChar w:fldCharType="separate"/>
      </w:r>
      <w:r>
        <w:rPr>
          <w:noProof/>
        </w:rPr>
        <w:t>5</w:t>
      </w:r>
      <w:r>
        <w:fldChar w:fldCharType="end"/>
      </w:r>
      <w:r>
        <w:t>:</w:t>
      </w:r>
      <w:r w:rsidRPr="008E0754">
        <w:t>Operating Status of Congregations by Religion (Wave 70), Chi-square test: X-squared = 169.75, p-value &lt; 2.2e-16</w:t>
      </w:r>
    </w:p>
    <w:p w:rsidR="007F565A" w:rsidP="6F0F9380" w:rsidRDefault="6DD4982E" w14:paraId="04F36EB6" w14:textId="4956715E">
      <w:pPr>
        <w:pStyle w:val="a1"/>
        <w:spacing w:after="0" w:line="276" w:lineRule="auto"/>
        <w:jc w:val="both"/>
        <w:rPr>
          <w:rFonts w:ascii="Times New Roman" w:hAnsi="Times New Roman"/>
        </w:rPr>
      </w:pPr>
      <w:r w:rsidRPr="1F27946A">
        <w:rPr>
          <w:rFonts w:ascii="Times New Roman" w:hAnsi="Times New Roman"/>
        </w:rPr>
        <w:t>According to Figure 5</w:t>
      </w:r>
      <w:r w:rsidRPr="1F27946A" w:rsidR="6F0F9380">
        <w:rPr>
          <w:rFonts w:ascii="Times New Roman" w:hAnsi="Times New Roman"/>
        </w:rPr>
        <w:t xml:space="preserve">, most congregations </w:t>
      </w:r>
      <w:r w:rsidRPr="1F27946A" w:rsidR="6C6FBFE7">
        <w:rPr>
          <w:rFonts w:ascii="Times New Roman" w:hAnsi="Times New Roman"/>
        </w:rPr>
        <w:t xml:space="preserve">for </w:t>
      </w:r>
      <w:r w:rsidRPr="1F27946A" w:rsidR="6F0F9380">
        <w:rPr>
          <w:rFonts w:ascii="Times New Roman" w:hAnsi="Times New Roman"/>
        </w:rPr>
        <w:t xml:space="preserve">both religious groups </w:t>
      </w:r>
      <w:r w:rsidRPr="1F27946A" w:rsidR="2091B869">
        <w:rPr>
          <w:rFonts w:ascii="Times New Roman" w:hAnsi="Times New Roman"/>
        </w:rPr>
        <w:t xml:space="preserve">in July 2020 </w:t>
      </w:r>
      <w:r w:rsidRPr="1F27946A" w:rsidR="6F0F9380">
        <w:rPr>
          <w:rFonts w:ascii="Times New Roman" w:hAnsi="Times New Roman"/>
        </w:rPr>
        <w:t>were open with modifications. Catholics were slightly more likely to report this type of opening</w:t>
      </w:r>
      <w:r w:rsidRPr="1F27946A" w:rsidR="7DD0E7B2">
        <w:rPr>
          <w:rFonts w:ascii="Times New Roman" w:hAnsi="Times New Roman"/>
        </w:rPr>
        <w:t>,</w:t>
      </w:r>
      <w:r w:rsidRPr="1F27946A" w:rsidR="6F0F9380">
        <w:rPr>
          <w:rFonts w:ascii="Times New Roman" w:hAnsi="Times New Roman"/>
        </w:rPr>
        <w:t xml:space="preserve"> </w:t>
      </w:r>
      <w:r w:rsidRPr="1F27946A" w:rsidR="666C76F2">
        <w:rPr>
          <w:rFonts w:ascii="Times New Roman" w:hAnsi="Times New Roman"/>
        </w:rPr>
        <w:t xml:space="preserve">while a higher proportion of Protestants </w:t>
      </w:r>
      <w:r w:rsidRPr="1F27946A" w:rsidR="6F0F9380">
        <w:rPr>
          <w:rFonts w:ascii="Times New Roman" w:hAnsi="Times New Roman"/>
        </w:rPr>
        <w:t xml:space="preserve">indicated that their congregations were not open for in-person services. Only a </w:t>
      </w:r>
      <w:r w:rsidRPr="1F27946A" w:rsidR="5C7A86CB">
        <w:rPr>
          <w:rFonts w:ascii="Times New Roman" w:hAnsi="Times New Roman"/>
        </w:rPr>
        <w:t xml:space="preserve">relatively </w:t>
      </w:r>
      <w:r w:rsidRPr="1F27946A" w:rsidR="6F0F9380">
        <w:rPr>
          <w:rFonts w:ascii="Times New Roman" w:hAnsi="Times New Roman"/>
        </w:rPr>
        <w:t xml:space="preserve">small number of people said their congregation was fully open, and very few were unsure or refused to answer. Overall, the </w:t>
      </w:r>
      <w:r w:rsidRPr="1F27946A" w:rsidR="08D796B7">
        <w:rPr>
          <w:rFonts w:ascii="Times New Roman" w:hAnsi="Times New Roman"/>
        </w:rPr>
        <w:t xml:space="preserve">above figure </w:t>
      </w:r>
      <w:r w:rsidRPr="1F27946A" w:rsidR="6F0F9380">
        <w:rPr>
          <w:rFonts w:ascii="Times New Roman" w:hAnsi="Times New Roman"/>
        </w:rPr>
        <w:t>suggests that both groups were operating under notable</w:t>
      </w:r>
      <w:r w:rsidRPr="1F27946A" w:rsidR="02BB05F7">
        <w:rPr>
          <w:rFonts w:ascii="Times New Roman" w:hAnsi="Times New Roman"/>
        </w:rPr>
        <w:t xml:space="preserve"> </w:t>
      </w:r>
      <w:r w:rsidRPr="1F27946A" w:rsidR="6F0F9380">
        <w:rPr>
          <w:rFonts w:ascii="Times New Roman" w:hAnsi="Times New Roman"/>
        </w:rPr>
        <w:t>restrictions during this period, with Protestant congregations showing slightly more activity.</w:t>
      </w:r>
      <w:r w:rsidRPr="1F27946A" w:rsidR="5F66E530">
        <w:rPr>
          <w:rFonts w:ascii="Times New Roman" w:hAnsi="Times New Roman"/>
        </w:rPr>
        <w:t xml:space="preserve"> </w:t>
      </w:r>
      <w:r w:rsidRPr="1F27946A" w:rsidR="7943DDC6">
        <w:rPr>
          <w:rFonts w:ascii="Times New Roman" w:hAnsi="Times New Roman"/>
        </w:rPr>
        <w:t xml:space="preserve">In addition, </w:t>
      </w:r>
      <w:r w:rsidRPr="1F27946A" w:rsidR="0AD9B4A8">
        <w:rPr>
          <w:rFonts w:ascii="Times New Roman" w:hAnsi="Times New Roman"/>
        </w:rPr>
        <w:t>the</w:t>
      </w:r>
      <w:r w:rsidRPr="1F27946A" w:rsidR="7943DDC6">
        <w:rPr>
          <w:rFonts w:ascii="Times New Roman" w:hAnsi="Times New Roman"/>
        </w:rPr>
        <w:t xml:space="preserve"> chi-square test examining operations status vs. online attendance yielded a statistically significant value of 169.5</w:t>
      </w:r>
      <w:r w:rsidRPr="1F27946A" w:rsidR="6735EC93">
        <w:rPr>
          <w:rFonts w:ascii="Times New Roman" w:hAnsi="Times New Roman"/>
        </w:rPr>
        <w:t xml:space="preserve"> at 5% significance level</w:t>
      </w:r>
      <w:r w:rsidRPr="1F27946A" w:rsidR="7943DDC6">
        <w:rPr>
          <w:rFonts w:ascii="Times New Roman" w:hAnsi="Times New Roman"/>
        </w:rPr>
        <w:t xml:space="preserve">, suggesting that operating status is a </w:t>
      </w:r>
      <w:r w:rsidRPr="1F27946A" w:rsidR="094577FA">
        <w:rPr>
          <w:rFonts w:ascii="Times New Roman" w:hAnsi="Times New Roman"/>
        </w:rPr>
        <w:t>predictive</w:t>
      </w:r>
      <w:r w:rsidRPr="1F27946A" w:rsidR="7943DDC6">
        <w:rPr>
          <w:rFonts w:ascii="Times New Roman" w:hAnsi="Times New Roman"/>
        </w:rPr>
        <w:t xml:space="preserve"> variable. </w:t>
      </w:r>
    </w:p>
    <w:p w:rsidR="007F565A" w:rsidRDefault="007F565A" w14:paraId="45FB0818" w14:textId="77777777">
      <w:pPr>
        <w:pStyle w:val="a1"/>
        <w:spacing w:after="0"/>
        <w:rPr>
          <w:rFonts w:ascii="Times New Roman" w:hAnsi="Times New Roman" w:eastAsia="Times New Roman" w:cs="Times New Roman"/>
        </w:rPr>
      </w:pPr>
    </w:p>
    <w:p w:rsidR="00BB34CA" w:rsidP="00BB34CA" w:rsidRDefault="0847AB41" w14:paraId="1D18EC70" w14:textId="3DFB13CC">
      <w:pPr>
        <w:pStyle w:val="a1"/>
        <w:keepNext w:val="1"/>
      </w:pPr>
      <w:r w:rsidR="7652F659">
        <w:drawing>
          <wp:inline wp14:editId="103EA879" wp14:anchorId="7AA3F7CD">
            <wp:extent cx="5943600" cy="4067175"/>
            <wp:effectExtent l="0" t="0" r="0" b="0"/>
            <wp:docPr id="678485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485551" name="Picture 678485551"/>
                    <pic:cNvPicPr/>
                  </pic:nvPicPr>
                  <pic:blipFill>
                    <a:blip xmlns:r="http://schemas.openxmlformats.org/officeDocument/2006/relationships" r:embed="rId47275313">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rsidRPr="00BB34CA" w:rsidR="6F0F9380" w:rsidP="00BB34CA" w:rsidRDefault="00BB34CA" w14:paraId="2406533F" w14:textId="05424E3E">
      <w:pPr>
        <w:pStyle w:val="Caption"/>
        <w:rPr>
          <w:rFonts w:ascii="Segoe UI" w:hAnsi="Segoe UI" w:eastAsia="Segoe UI" w:cs="Segoe UI"/>
          <w:lang w:eastAsia="zh-CN"/>
        </w:rPr>
      </w:pPr>
      <w:r>
        <w:t xml:space="preserve">Figure </w:t>
      </w:r>
      <w:r>
        <w:fldChar w:fldCharType="begin"/>
      </w:r>
      <w:r>
        <w:instrText>SEQ Figure \* ARABIC</w:instrText>
      </w:r>
      <w:r>
        <w:fldChar w:fldCharType="separate"/>
      </w:r>
      <w:r>
        <w:rPr>
          <w:noProof/>
        </w:rPr>
        <w:t>6</w:t>
      </w:r>
      <w:r>
        <w:fldChar w:fldCharType="end"/>
      </w:r>
      <w:r>
        <w:t>:</w:t>
      </w:r>
      <w:r w:rsidRPr="00064B34">
        <w:t>Number of Congregations Streaming Services Online by Religion (Wave 70), Chi-square test: X-squared = 324.91, p-value &lt; 2.2e-16</w:t>
      </w:r>
    </w:p>
    <w:p w:rsidR="007F565A" w:rsidP="6F0F9380" w:rsidRDefault="4D5C02DC" w14:paraId="7D157A96" w14:textId="5CB26A26">
      <w:pPr>
        <w:pStyle w:val="NormalWeb"/>
        <w:spacing w:line="276" w:lineRule="auto"/>
        <w:jc w:val="both"/>
        <w:rPr>
          <w:rFonts w:ascii="Times New Roman" w:hAnsi="Times New Roman"/>
        </w:rPr>
      </w:pPr>
      <w:r w:rsidRPr="22EC354F" w:rsidR="5138870B">
        <w:rPr>
          <w:rFonts w:ascii="Times New Roman" w:hAnsi="Times New Roman"/>
        </w:rPr>
        <w:t>Figure 6</w:t>
      </w:r>
      <w:r w:rsidRPr="22EC354F" w:rsidR="7B001337">
        <w:rPr>
          <w:rFonts w:ascii="Times New Roman" w:hAnsi="Times New Roman"/>
        </w:rPr>
        <w:t xml:space="preserve"> shows that in July 2020, most congregations in both religious groups were streaming or recording services online. Protestants reported the highest level of online service availability</w:t>
      </w:r>
      <w:r w:rsidRPr="22EC354F" w:rsidR="4EC63131">
        <w:rPr>
          <w:rFonts w:ascii="Times New Roman" w:hAnsi="Times New Roman"/>
        </w:rPr>
        <w:t xml:space="preserve"> at 89.3%</w:t>
      </w:r>
      <w:r w:rsidRPr="22EC354F" w:rsidR="7B001337">
        <w:rPr>
          <w:rFonts w:ascii="Times New Roman" w:hAnsi="Times New Roman"/>
        </w:rPr>
        <w:t xml:space="preserve">, while Catholics also </w:t>
      </w:r>
      <w:r w:rsidRPr="22EC354F" w:rsidR="10D11D2F">
        <w:rPr>
          <w:rFonts w:ascii="Times New Roman" w:hAnsi="Times New Roman"/>
        </w:rPr>
        <w:t>indicat</w:t>
      </w:r>
      <w:r w:rsidRPr="22EC354F" w:rsidR="7B001337">
        <w:rPr>
          <w:rFonts w:ascii="Times New Roman" w:hAnsi="Times New Roman"/>
        </w:rPr>
        <w:t>ed</w:t>
      </w:r>
      <w:r w:rsidRPr="22EC354F" w:rsidR="7B001337">
        <w:rPr>
          <w:rFonts w:ascii="Times New Roman" w:hAnsi="Times New Roman"/>
        </w:rPr>
        <w:t xml:space="preserve"> strong </w:t>
      </w:r>
      <w:r w:rsidRPr="22EC354F" w:rsidR="26D3FFCB">
        <w:rPr>
          <w:rFonts w:ascii="Times New Roman" w:hAnsi="Times New Roman"/>
        </w:rPr>
        <w:t>availability</w:t>
      </w:r>
      <w:r w:rsidRPr="22EC354F" w:rsidR="5276C606">
        <w:rPr>
          <w:rFonts w:ascii="Times New Roman" w:hAnsi="Times New Roman"/>
        </w:rPr>
        <w:t xml:space="preserve"> at 73.9%</w:t>
      </w:r>
      <w:r w:rsidRPr="22EC354F" w:rsidR="7B001337">
        <w:rPr>
          <w:rFonts w:ascii="Times New Roman" w:hAnsi="Times New Roman"/>
        </w:rPr>
        <w:t xml:space="preserve">. Only a small number of respondents in either group said their congregation did not offer online services. Overall, the chart </w:t>
      </w:r>
      <w:r w:rsidRPr="22EC354F" w:rsidR="7B001337">
        <w:rPr>
          <w:rFonts w:ascii="Times New Roman" w:hAnsi="Times New Roman"/>
        </w:rPr>
        <w:t>indicates</w:t>
      </w:r>
      <w:r w:rsidRPr="22EC354F" w:rsidR="7B001337">
        <w:rPr>
          <w:rFonts w:ascii="Times New Roman" w:hAnsi="Times New Roman"/>
        </w:rPr>
        <w:t xml:space="preserve"> that during the early stage of the pandemic, most congregations shifted toward online worship </w:t>
      </w:r>
      <w:r w:rsidRPr="22EC354F" w:rsidR="319E616E">
        <w:rPr>
          <w:rFonts w:ascii="Times New Roman" w:hAnsi="Times New Roman"/>
        </w:rPr>
        <w:t>participation</w:t>
      </w:r>
      <w:r w:rsidRPr="22EC354F" w:rsidR="7B001337">
        <w:rPr>
          <w:rFonts w:ascii="Times New Roman" w:hAnsi="Times New Roman"/>
        </w:rPr>
        <w:t>.</w:t>
      </w:r>
      <w:r w:rsidRPr="22EC354F" w:rsidR="1708C392">
        <w:rPr>
          <w:rFonts w:ascii="Times New Roman" w:hAnsi="Times New Roman"/>
        </w:rPr>
        <w:t xml:space="preserve"> In addition, the chi-square test yielded a statistically significant value of </w:t>
      </w:r>
      <w:r w:rsidRPr="22EC354F" w:rsidR="4B85715C">
        <w:rPr>
          <w:rFonts w:ascii="Times New Roman" w:hAnsi="Times New Roman"/>
        </w:rPr>
        <w:t>324.91</w:t>
      </w:r>
      <w:r w:rsidRPr="22EC354F" w:rsidR="34E0A783">
        <w:rPr>
          <w:rFonts w:ascii="Times New Roman" w:hAnsi="Times New Roman"/>
        </w:rPr>
        <w:t xml:space="preserve"> at the 5% </w:t>
      </w:r>
      <w:r w:rsidRPr="22EC354F" w:rsidR="3EDD42FC">
        <w:rPr>
          <w:rFonts w:ascii="Times New Roman" w:hAnsi="Times New Roman"/>
        </w:rPr>
        <w:t xml:space="preserve">significance </w:t>
      </w:r>
      <w:r w:rsidRPr="22EC354F" w:rsidR="34E0A783">
        <w:rPr>
          <w:rFonts w:ascii="Times New Roman" w:hAnsi="Times New Roman"/>
        </w:rPr>
        <w:t>level</w:t>
      </w:r>
      <w:r w:rsidRPr="22EC354F" w:rsidR="4B85715C">
        <w:rPr>
          <w:rFonts w:ascii="Times New Roman" w:hAnsi="Times New Roman"/>
        </w:rPr>
        <w:t xml:space="preserve">, suggesting that individuals with congregations streaming online worship were more likely to </w:t>
      </w:r>
      <w:r w:rsidRPr="22EC354F" w:rsidR="4B85715C">
        <w:rPr>
          <w:rFonts w:ascii="Times New Roman" w:hAnsi="Times New Roman"/>
        </w:rPr>
        <w:t>utilize</w:t>
      </w:r>
      <w:r w:rsidRPr="22EC354F" w:rsidR="4B85715C">
        <w:rPr>
          <w:rFonts w:ascii="Times New Roman" w:hAnsi="Times New Roman"/>
        </w:rPr>
        <w:t xml:space="preserve"> online services. </w:t>
      </w:r>
    </w:p>
    <w:p w:rsidR="00BB34CA" w:rsidP="00BB34CA" w:rsidRDefault="4016BFAC" w14:paraId="28531D50" w14:textId="7BF6416E">
      <w:pPr>
        <w:pStyle w:val="NormalWeb"/>
        <w:keepNext w:val="1"/>
      </w:pPr>
      <w:r w:rsidR="779F70C8">
        <w:drawing>
          <wp:inline wp14:editId="01299DD7" wp14:anchorId="537C5DEE">
            <wp:extent cx="5891742" cy="4031689"/>
            <wp:effectExtent l="0" t="0" r="0" b="0"/>
            <wp:docPr id="1679437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437639" name="Picture 1679437639"/>
                    <pic:cNvPicPr/>
                  </pic:nvPicPr>
                  <pic:blipFill>
                    <a:blip xmlns:r="http://schemas.openxmlformats.org/officeDocument/2006/relationships" r:embed="rId1365870399">
                      <a:extLst>
                        <a:ext uri="{28A0092B-C50C-407E-A947-70E740481C1C}">
                          <a14:useLocalDpi xmlns:a14="http://schemas.microsoft.com/office/drawing/2010/main"/>
                        </a:ext>
                      </a:extLst>
                    </a:blip>
                    <a:stretch>
                      <a:fillRect/>
                    </a:stretch>
                  </pic:blipFill>
                  <pic:spPr>
                    <a:xfrm rot="0">
                      <a:off x="0" y="0"/>
                      <a:ext cx="5891742" cy="4031689"/>
                    </a:xfrm>
                    <a:prstGeom prst="rect">
                      <a:avLst/>
                    </a:prstGeom>
                  </pic:spPr>
                </pic:pic>
              </a:graphicData>
            </a:graphic>
          </wp:inline>
        </w:drawing>
      </w:r>
    </w:p>
    <w:p w:rsidR="6F0F9380" w:rsidP="00BB34CA" w:rsidRDefault="00BB34CA" w14:paraId="15D0E1E1" w14:textId="16B5CF75">
      <w:pPr>
        <w:pStyle w:val="Caption"/>
      </w:pPr>
      <w:r>
        <w:t xml:space="preserve">Figure </w:t>
      </w:r>
      <w:r>
        <w:fldChar w:fldCharType="begin"/>
      </w:r>
      <w:r>
        <w:instrText>SEQ Figure \* ARABIC</w:instrText>
      </w:r>
      <w:r>
        <w:fldChar w:fldCharType="separate"/>
      </w:r>
      <w:r>
        <w:rPr>
          <w:noProof/>
        </w:rPr>
        <w:t>7</w:t>
      </w:r>
      <w:r>
        <w:fldChar w:fldCharType="end"/>
      </w:r>
      <w:r>
        <w:t xml:space="preserve">: </w:t>
      </w:r>
      <w:r w:rsidRPr="00895E8B">
        <w:t>Social Distancing Rules in Congregations by Religion (Wave 70), Chi-square test: X-squared = 0.512, p-value = 0.4743</w:t>
      </w:r>
    </w:p>
    <w:p w:rsidR="007F565A" w:rsidP="6F0F9380" w:rsidRDefault="1CBF39E6" w14:paraId="0D55FD55" w14:textId="31EB9529">
      <w:pPr>
        <w:pStyle w:val="NormalWeb"/>
        <w:spacing w:line="276" w:lineRule="auto"/>
        <w:jc w:val="both"/>
        <w:rPr>
          <w:rFonts w:ascii="Times New Roman" w:hAnsi="Times New Roman"/>
        </w:rPr>
      </w:pPr>
      <w:r w:rsidRPr="6F0F9380">
        <w:rPr>
          <w:rFonts w:ascii="Times New Roman" w:hAnsi="Times New Roman"/>
        </w:rPr>
        <w:t>Figure</w:t>
      </w:r>
      <w:r w:rsidRPr="6F0F9380" w:rsidR="6F0F9380">
        <w:rPr>
          <w:rFonts w:ascii="Times New Roman" w:hAnsi="Times New Roman"/>
        </w:rPr>
        <w:t xml:space="preserve"> </w:t>
      </w:r>
      <w:r w:rsidRPr="6F0F9380">
        <w:rPr>
          <w:rFonts w:ascii="Times New Roman" w:hAnsi="Times New Roman"/>
        </w:rPr>
        <w:t xml:space="preserve">7 </w:t>
      </w:r>
      <w:r w:rsidRPr="6F0F9380" w:rsidR="6F0F9380">
        <w:rPr>
          <w:rFonts w:ascii="Times New Roman" w:hAnsi="Times New Roman"/>
        </w:rPr>
        <w:t>shows that in July 2020, most respondents in both religious groups reported that their congregations required six-foot social distancing. A smaller group of Protestants said their congregation was</w:t>
      </w:r>
      <w:r w:rsidRPr="6F0F9380" w:rsidR="50911A99">
        <w:rPr>
          <w:rFonts w:ascii="Times New Roman" w:hAnsi="Times New Roman"/>
        </w:rPr>
        <w:t>n</w:t>
      </w:r>
      <w:r w:rsidRPr="6F0F9380" w:rsidR="535CA94F">
        <w:rPr>
          <w:rFonts w:ascii="Times New Roman" w:hAnsi="Times New Roman"/>
        </w:rPr>
        <w:t>'</w:t>
      </w:r>
      <w:r w:rsidRPr="6F0F9380" w:rsidR="50911A99">
        <w:rPr>
          <w:rFonts w:ascii="Times New Roman" w:hAnsi="Times New Roman"/>
        </w:rPr>
        <w:t xml:space="preserve">t </w:t>
      </w:r>
      <w:r w:rsidRPr="6F0F9380" w:rsidR="6F0F9380">
        <w:rPr>
          <w:rFonts w:ascii="Times New Roman" w:hAnsi="Times New Roman"/>
        </w:rPr>
        <w:t>using this measure, while fewer Catholics reported the same.</w:t>
      </w:r>
      <w:r w:rsidRPr="6F0F9380" w:rsidR="2C74DD51">
        <w:rPr>
          <w:rFonts w:ascii="Times New Roman" w:hAnsi="Times New Roman"/>
        </w:rPr>
        <w:t xml:space="preserve"> </w:t>
      </w:r>
      <w:r w:rsidRPr="6F0F9380" w:rsidR="6F0F9380">
        <w:rPr>
          <w:rFonts w:ascii="Times New Roman" w:hAnsi="Times New Roman"/>
        </w:rPr>
        <w:t>Overall, the chart indicates that social distancing was a widely used safety practice at the time, especially among Catholic congregations.</w:t>
      </w:r>
      <w:r w:rsidRPr="6F0F9380" w:rsidR="19A085CD">
        <w:rPr>
          <w:rFonts w:ascii="Times New Roman" w:hAnsi="Times New Roman"/>
        </w:rPr>
        <w:t xml:space="preserve"> However, </w:t>
      </w:r>
      <w:r w:rsidRPr="6F0F9380" w:rsidR="29D5F79F">
        <w:rPr>
          <w:rFonts w:ascii="Times New Roman" w:hAnsi="Times New Roman"/>
        </w:rPr>
        <w:t>the</w:t>
      </w:r>
      <w:r w:rsidRPr="6F0F9380" w:rsidR="19A085CD">
        <w:rPr>
          <w:rFonts w:ascii="Times New Roman" w:hAnsi="Times New Roman"/>
        </w:rPr>
        <w:t xml:space="preserve"> </w:t>
      </w:r>
      <w:r w:rsidRPr="6F0F9380" w:rsidR="6E464B88">
        <w:rPr>
          <w:rFonts w:ascii="Times New Roman" w:hAnsi="Times New Roman"/>
        </w:rPr>
        <w:t xml:space="preserve">chi-square test </w:t>
      </w:r>
      <w:r w:rsidRPr="6F0F9380" w:rsidR="283969DC">
        <w:rPr>
          <w:rFonts w:ascii="Times New Roman" w:hAnsi="Times New Roman"/>
        </w:rPr>
        <w:t>showed the association between the two variables was not statistically significant</w:t>
      </w:r>
      <w:r w:rsidRPr="6F0F9380" w:rsidR="294EC6EB">
        <w:rPr>
          <w:rFonts w:ascii="Times New Roman" w:hAnsi="Times New Roman"/>
        </w:rPr>
        <w:t xml:space="preserve">, suggesting that this policy didn’t strongly influence if Catholics or Protestants went in-person or not. </w:t>
      </w:r>
    </w:p>
    <w:p w:rsidR="007F565A" w:rsidRDefault="007F565A" w14:paraId="4101652C" w14:textId="77777777">
      <w:pPr>
        <w:pStyle w:val="NormalWeb"/>
        <w:rPr>
          <w:rFonts w:ascii="Times New Roman" w:hAnsi="Times New Roman" w:eastAsia="Times New Roman" w:cs="Times New Roman"/>
        </w:rPr>
      </w:pPr>
    </w:p>
    <w:p w:rsidR="007F565A" w:rsidRDefault="007F565A" w14:paraId="4B99056E" w14:textId="77777777">
      <w:pPr>
        <w:pStyle w:val="NormalWeb"/>
        <w:rPr>
          <w:rFonts w:ascii="Times New Roman" w:hAnsi="Times New Roman" w:eastAsia="Times New Roman" w:cs="Times New Roman"/>
        </w:rPr>
      </w:pPr>
    </w:p>
    <w:p w:rsidR="00BB34CA" w:rsidP="00BB34CA" w:rsidRDefault="045135FF" w14:paraId="12A282DB" w14:textId="0DEEFA63">
      <w:pPr>
        <w:pStyle w:val="NormalWeb"/>
        <w:keepNext w:val="1"/>
      </w:pPr>
      <w:r w:rsidR="58ED576B">
        <w:drawing>
          <wp:inline wp14:editId="0763EB05" wp14:anchorId="562CA26A">
            <wp:extent cx="5940257" cy="4064888"/>
            <wp:effectExtent l="0" t="0" r="0" b="0"/>
            <wp:docPr id="1064415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415366" name="Picture 1064415366"/>
                    <pic:cNvPicPr/>
                  </pic:nvPicPr>
                  <pic:blipFill>
                    <a:blip xmlns:r="http://schemas.openxmlformats.org/officeDocument/2006/relationships" r:embed="rId512594281">
                      <a:extLst>
                        <a:ext uri="{28A0092B-C50C-407E-A947-70E740481C1C}">
                          <a14:useLocalDpi xmlns:a14="http://schemas.microsoft.com/office/drawing/2010/main"/>
                        </a:ext>
                      </a:extLst>
                    </a:blip>
                    <a:stretch>
                      <a:fillRect/>
                    </a:stretch>
                  </pic:blipFill>
                  <pic:spPr>
                    <a:xfrm rot="0">
                      <a:off x="0" y="0"/>
                      <a:ext cx="5940257" cy="4064888"/>
                    </a:xfrm>
                    <a:prstGeom prst="rect">
                      <a:avLst/>
                    </a:prstGeom>
                  </pic:spPr>
                </pic:pic>
              </a:graphicData>
            </a:graphic>
          </wp:inline>
        </w:drawing>
      </w:r>
    </w:p>
    <w:p w:rsidR="007F565A" w:rsidP="00BB34CA" w:rsidRDefault="00BB34CA" w14:paraId="4DDBEF00" w14:textId="4C5DDEED">
      <w:pPr>
        <w:pStyle w:val="Caption"/>
        <w:rPr>
          <w:rFonts w:eastAsia="Times New Roman"/>
        </w:rPr>
      </w:pPr>
      <w:r>
        <w:t xml:space="preserve">Figure </w:t>
      </w:r>
      <w:r>
        <w:fldChar w:fldCharType="begin"/>
      </w:r>
      <w:r>
        <w:instrText>SEQ Figure \* ARABIC</w:instrText>
      </w:r>
      <w:r>
        <w:fldChar w:fldCharType="separate"/>
      </w:r>
      <w:r>
        <w:rPr>
          <w:noProof/>
        </w:rPr>
        <w:t>8</w:t>
      </w:r>
      <w:r>
        <w:fldChar w:fldCharType="end"/>
      </w:r>
      <w:r>
        <w:t xml:space="preserve">: </w:t>
      </w:r>
      <w:r w:rsidRPr="00130014">
        <w:t>Mask Requirement in Congregations by Religion (Wave 70), Chi-square test: X-squared = 171.47, p-value = 2.2e-16</w:t>
      </w:r>
    </w:p>
    <w:p w:rsidR="6F0F9380" w:rsidP="6F0F9380" w:rsidRDefault="6F0F9380" w14:paraId="4883D1C6" w14:textId="03969FCF">
      <w:pPr>
        <w:pStyle w:val="NormalWeb"/>
      </w:pPr>
    </w:p>
    <w:p w:rsidR="007F565A" w:rsidP="6F0F9380" w:rsidRDefault="349724C8" w14:paraId="0DE8052E" w14:textId="41339558">
      <w:pPr>
        <w:pStyle w:val="NormalWeb"/>
        <w:spacing w:line="276" w:lineRule="auto"/>
        <w:jc w:val="both"/>
        <w:rPr>
          <w:rFonts w:ascii="Times New Roman" w:hAnsi="Times New Roman"/>
        </w:rPr>
      </w:pPr>
      <w:r w:rsidRPr="6F0F9380">
        <w:rPr>
          <w:rFonts w:ascii="Times New Roman" w:hAnsi="Times New Roman"/>
        </w:rPr>
        <w:t>According to Figure</w:t>
      </w:r>
      <w:r w:rsidRPr="6F0F9380" w:rsidR="6F0F9380">
        <w:rPr>
          <w:rFonts w:ascii="Times New Roman" w:hAnsi="Times New Roman"/>
        </w:rPr>
        <w:t xml:space="preserve"> </w:t>
      </w:r>
      <w:r w:rsidRPr="6F0F9380">
        <w:rPr>
          <w:rFonts w:ascii="Times New Roman" w:hAnsi="Times New Roman"/>
        </w:rPr>
        <w:t xml:space="preserve">8, </w:t>
      </w:r>
      <w:r w:rsidRPr="6F0F9380" w:rsidR="6F0F9380">
        <w:rPr>
          <w:rFonts w:ascii="Times New Roman" w:hAnsi="Times New Roman"/>
        </w:rPr>
        <w:t xml:space="preserve">in July 2020, most respondents in both religious groups said their congregations required masks during services. </w:t>
      </w:r>
      <w:r w:rsidRPr="6F0F9380" w:rsidR="4D809742">
        <w:rPr>
          <w:rFonts w:ascii="Times New Roman" w:hAnsi="Times New Roman"/>
        </w:rPr>
        <w:t>Catholics were the most likely to report that their congregations required masks, while a more sizable portion</w:t>
      </w:r>
      <w:r w:rsidRPr="6F0F9380" w:rsidR="72B6A6BC">
        <w:rPr>
          <w:rFonts w:ascii="Times New Roman" w:hAnsi="Times New Roman"/>
        </w:rPr>
        <w:t xml:space="preserve"> (~33%)</w:t>
      </w:r>
      <w:r w:rsidRPr="6F0F9380" w:rsidR="4D809742">
        <w:rPr>
          <w:rFonts w:ascii="Times New Roman" w:hAnsi="Times New Roman"/>
        </w:rPr>
        <w:t xml:space="preserve"> of Protestants said that theirs </w:t>
      </w:r>
      <w:r w:rsidRPr="6F0F9380" w:rsidR="6BD9BCD5">
        <w:rPr>
          <w:rFonts w:ascii="Times New Roman" w:hAnsi="Times New Roman"/>
        </w:rPr>
        <w:t>was not</w:t>
      </w:r>
      <w:r w:rsidRPr="6F0F9380" w:rsidR="6F0F9380">
        <w:rPr>
          <w:rFonts w:ascii="Times New Roman" w:hAnsi="Times New Roman"/>
        </w:rPr>
        <w:t>. Only a few respondents in either group were unsure or refused to answer. Overall, the chart indicates that mask-wearing was a common safety practice at the time, especially among Catholic congregations.</w:t>
      </w:r>
      <w:r w:rsidRPr="6F0F9380" w:rsidR="26B5F7C4">
        <w:rPr>
          <w:rFonts w:ascii="Times New Roman" w:hAnsi="Times New Roman"/>
        </w:rPr>
        <w:t xml:space="preserve"> In addition, we found from our chi-square test that there was a statistically significant relationship between congregations requiring masks and individuals attending online services, with an X-squared value of 171.47. </w:t>
      </w:r>
    </w:p>
    <w:p w:rsidR="007F565A" w:rsidRDefault="007F565A" w14:paraId="3461D779" w14:textId="77777777">
      <w:pPr>
        <w:pStyle w:val="NormalWeb"/>
        <w:spacing w:line="259" w:lineRule="auto"/>
        <w:rPr>
          <w:rFonts w:ascii="Times New Roman" w:hAnsi="Times New Roman" w:eastAsia="Times New Roman" w:cs="Times New Roman"/>
        </w:rPr>
      </w:pPr>
    </w:p>
    <w:p w:rsidR="00BB34CA" w:rsidP="00BB34CA" w:rsidRDefault="42300400" w14:paraId="055BBD49" w14:textId="7BB3DB71">
      <w:pPr>
        <w:pStyle w:val="NormalWeb"/>
        <w:keepNext w:val="1"/>
      </w:pPr>
      <w:r w:rsidR="492ED28E">
        <w:drawing>
          <wp:inline wp14:editId="40456EB1" wp14:anchorId="4525894F">
            <wp:extent cx="5943600" cy="4067175"/>
            <wp:effectExtent l="0" t="0" r="0" b="0"/>
            <wp:docPr id="1968587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587317" name="Picture 1968587317"/>
                    <pic:cNvPicPr/>
                  </pic:nvPicPr>
                  <pic:blipFill>
                    <a:blip xmlns:r="http://schemas.openxmlformats.org/officeDocument/2006/relationships" r:embed="rId2132164554">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rsidRPr="00BB34CA" w:rsidR="007F565A" w:rsidP="00BB34CA" w:rsidRDefault="00BB34CA" w14:paraId="0562CB0E" w14:textId="7E6273C3">
      <w:pPr>
        <w:pStyle w:val="Caption"/>
      </w:pPr>
      <w:r>
        <w:t xml:space="preserve">Figure </w:t>
      </w:r>
      <w:r>
        <w:fldChar w:fldCharType="begin"/>
      </w:r>
      <w:r>
        <w:instrText>SEQ Figure \* ARABIC</w:instrText>
      </w:r>
      <w:r>
        <w:fldChar w:fldCharType="separate"/>
      </w:r>
      <w:r>
        <w:rPr>
          <w:noProof/>
        </w:rPr>
        <w:t>9</w:t>
      </w:r>
      <w:r>
        <w:fldChar w:fldCharType="end"/>
      </w:r>
      <w:r>
        <w:t xml:space="preserve">: </w:t>
      </w:r>
      <w:r w:rsidRPr="00091889">
        <w:t xml:space="preserve"> Restrictions on Number of Attendees by Religion (Wave 70), Chi-square test: X-squared = 0.145, p-value = 0.7035</w:t>
      </w:r>
    </w:p>
    <w:p w:rsidR="007F565A" w:rsidP="6F0F9380" w:rsidRDefault="762AE3BB" w14:paraId="4A44C251" w14:textId="09C14CB5">
      <w:pPr>
        <w:spacing w:before="240" w:after="240" w:line="276" w:lineRule="auto"/>
        <w:jc w:val="both"/>
        <w:rPr>
          <w:color w:val="000000" w:themeColor="text1"/>
        </w:rPr>
      </w:pPr>
      <w:r w:rsidRPr="22EC354F" w:rsidR="61DB022A">
        <w:rPr>
          <w:color w:val="000000" w:themeColor="text1" w:themeTint="FF" w:themeShade="FF"/>
        </w:rPr>
        <w:t>In July 2020, most respondents in both religious groups reported that their congregations were limiting how many people could attend services. About 69</w:t>
      </w:r>
      <w:r w:rsidRPr="22EC354F" w:rsidR="293C61D2">
        <w:rPr>
          <w:color w:val="000000" w:themeColor="text1" w:themeTint="FF" w:themeShade="FF"/>
        </w:rPr>
        <w:t>%</w:t>
      </w:r>
      <w:r w:rsidRPr="22EC354F" w:rsidR="61DB022A">
        <w:rPr>
          <w:color w:val="000000" w:themeColor="text1" w:themeTint="FF" w:themeShade="FF"/>
        </w:rPr>
        <w:t xml:space="preserve"> of Protestant respondents said attendance limits were in place, while </w:t>
      </w:r>
      <w:r w:rsidRPr="22EC354F" w:rsidR="42D631F6">
        <w:rPr>
          <w:color w:val="000000" w:themeColor="text1" w:themeTint="FF" w:themeShade="FF"/>
        </w:rPr>
        <w:t>it was</w:t>
      </w:r>
      <w:r w:rsidRPr="22EC354F" w:rsidR="61DB022A">
        <w:rPr>
          <w:color w:val="000000" w:themeColor="text1" w:themeTint="FF" w:themeShade="FF"/>
        </w:rPr>
        <w:t xml:space="preserve"> about 81</w:t>
      </w:r>
      <w:r w:rsidRPr="22EC354F" w:rsidR="7EAC281C">
        <w:rPr>
          <w:color w:val="000000" w:themeColor="text1" w:themeTint="FF" w:themeShade="FF"/>
        </w:rPr>
        <w:t>%</w:t>
      </w:r>
      <w:r w:rsidRPr="22EC354F" w:rsidR="61DB022A">
        <w:rPr>
          <w:color w:val="000000" w:themeColor="text1" w:themeTint="FF" w:themeShade="FF"/>
        </w:rPr>
        <w:t xml:space="preserve"> among Catholics. Protestants were more divided, as roughly one-third said their congregation was not using attendance limits, compared with only about 6</w:t>
      </w:r>
      <w:r w:rsidRPr="22EC354F" w:rsidR="22CB4D29">
        <w:rPr>
          <w:color w:val="000000" w:themeColor="text1" w:themeTint="FF" w:themeShade="FF"/>
        </w:rPr>
        <w:t>%</w:t>
      </w:r>
      <w:r w:rsidRPr="22EC354F" w:rsidR="61DB022A">
        <w:rPr>
          <w:color w:val="000000" w:themeColor="text1" w:themeTint="FF" w:themeShade="FF"/>
        </w:rPr>
        <w:t xml:space="preserve"> of Catholics. Overall, the chart shows that limiting attendance was a common safety measure at the time, and it was especially widespread among Catholic congregations.</w:t>
      </w:r>
      <w:r w:rsidRPr="22EC354F" w:rsidR="1FDFF24B">
        <w:rPr>
          <w:color w:val="000000" w:themeColor="text1" w:themeTint="FF" w:themeShade="FF"/>
        </w:rPr>
        <w:t xml:space="preserve"> However, the chi-square test on attendance restrictions </w:t>
      </w:r>
      <w:r w:rsidRPr="22EC354F" w:rsidR="6A18B7DA">
        <w:rPr>
          <w:color w:val="000000" w:themeColor="text1" w:themeTint="FF" w:themeShade="FF"/>
        </w:rPr>
        <w:t xml:space="preserve">vs. online attendance lacked statistical significance, indicating that those with congregations conducting such restrictions weren’t any more likely to use online services. </w:t>
      </w:r>
    </w:p>
    <w:p w:rsidR="00BB34CA" w:rsidP="00BB34CA" w:rsidRDefault="1691E5DF" w14:paraId="3C22E039" w14:textId="29371882">
      <w:pPr>
        <w:pStyle w:val="NormalWeb"/>
        <w:keepNext w:val="1"/>
      </w:pPr>
      <w:r w:rsidR="5D05EDD1">
        <w:drawing>
          <wp:inline wp14:editId="0E5CB559" wp14:anchorId="0FF39603">
            <wp:extent cx="5910792" cy="4044725"/>
            <wp:effectExtent l="0" t="0" r="0" b="0"/>
            <wp:docPr id="1886416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416912" name="Picture 1886416912"/>
                    <pic:cNvPicPr/>
                  </pic:nvPicPr>
                  <pic:blipFill>
                    <a:blip xmlns:r="http://schemas.openxmlformats.org/officeDocument/2006/relationships" r:embed="rId911168079">
                      <a:extLst>
                        <a:ext uri="{28A0092B-C50C-407E-A947-70E740481C1C}">
                          <a14:useLocalDpi xmlns:a14="http://schemas.microsoft.com/office/drawing/2010/main"/>
                        </a:ext>
                      </a:extLst>
                    </a:blip>
                    <a:stretch>
                      <a:fillRect/>
                    </a:stretch>
                  </pic:blipFill>
                  <pic:spPr>
                    <a:xfrm rot="0">
                      <a:off x="0" y="0"/>
                      <a:ext cx="5910792" cy="4044725"/>
                    </a:xfrm>
                    <a:prstGeom prst="rect">
                      <a:avLst/>
                    </a:prstGeom>
                  </pic:spPr>
                </pic:pic>
              </a:graphicData>
            </a:graphic>
          </wp:inline>
        </w:drawing>
      </w:r>
    </w:p>
    <w:p w:rsidR="007F565A" w:rsidP="00BB34CA" w:rsidRDefault="00BB34CA" w14:paraId="62EBF3C5" w14:textId="60FF836B">
      <w:pPr>
        <w:pStyle w:val="Caption"/>
      </w:pPr>
      <w:r>
        <w:t xml:space="preserve">Figure </w:t>
      </w:r>
      <w:r>
        <w:fldChar w:fldCharType="begin"/>
      </w:r>
      <w:r>
        <w:instrText>SEQ Figure \* ARABIC</w:instrText>
      </w:r>
      <w:r>
        <w:fldChar w:fldCharType="separate"/>
      </w:r>
      <w:r>
        <w:rPr>
          <w:noProof/>
        </w:rPr>
        <w:t>10</w:t>
      </w:r>
      <w:r>
        <w:fldChar w:fldCharType="end"/>
      </w:r>
      <w:r>
        <w:t xml:space="preserve">: </w:t>
      </w:r>
      <w:r w:rsidRPr="009B14A5">
        <w:t>Household Internet Access by Religion (Wave 70), Chi-square test: X-squared = 23.587, p-value = 1.194e-06</w:t>
      </w:r>
    </w:p>
    <w:p w:rsidR="6F0F9380" w:rsidP="6F0F9380" w:rsidRDefault="6F0F9380" w14:paraId="0BCD1A9B" w14:textId="11B21B4C">
      <w:pPr>
        <w:pStyle w:val="NormalWeb"/>
      </w:pPr>
    </w:p>
    <w:p w:rsidR="007F565A" w:rsidP="6F0F9380" w:rsidRDefault="66474F7B" w14:paraId="014D058B" w14:textId="39EF42C4">
      <w:pPr>
        <w:pStyle w:val="NormalWeb"/>
        <w:spacing w:line="276" w:lineRule="auto"/>
        <w:jc w:val="both"/>
        <w:rPr>
          <w:rFonts w:ascii="Times New Roman" w:hAnsi="Times New Roman"/>
        </w:rPr>
      </w:pPr>
      <w:r w:rsidRPr="22EC354F" w:rsidR="0EDD0DE0">
        <w:rPr>
          <w:rFonts w:ascii="Times New Roman" w:hAnsi="Times New Roman"/>
        </w:rPr>
        <w:t>Figure 10</w:t>
      </w:r>
      <w:r w:rsidRPr="22EC354F" w:rsidR="7B001337">
        <w:rPr>
          <w:rFonts w:ascii="Times New Roman" w:hAnsi="Times New Roman"/>
        </w:rPr>
        <w:t xml:space="preserve"> shows that in July 2020, almost all respondents in both religious groups had internet access through a paid provider. Protestants reported this slightly more often than Catholics, but the overall pattern is very similar. Only a small number of people in either group said they did not have paid internet access. Overall, the chart indicates that internet availability was widespread among both traditions during this period.</w:t>
      </w:r>
      <w:r w:rsidRPr="22EC354F" w:rsidR="19F80707">
        <w:rPr>
          <w:rFonts w:ascii="Times New Roman" w:hAnsi="Times New Roman"/>
        </w:rPr>
        <w:t xml:space="preserve"> In addition, our chi-squared test examining the relationship between internet access and online attendance indicated a statistically significant relationship with an X-squared value of 23.587. </w:t>
      </w:r>
      <w:r w:rsidRPr="22EC354F" w:rsidR="39132B65">
        <w:rPr>
          <w:rFonts w:ascii="Times New Roman" w:hAnsi="Times New Roman"/>
        </w:rPr>
        <w:t xml:space="preserve">  </w:t>
      </w:r>
    </w:p>
    <w:p w:rsidR="00BB34CA" w:rsidP="00BB34CA" w:rsidRDefault="68FE9CE6" w14:paraId="1BF8C8AC" w14:textId="6C7D8F74">
      <w:pPr>
        <w:pStyle w:val="NormalWeb"/>
        <w:keepNext w:val="1"/>
      </w:pPr>
      <w:r w:rsidR="2C958FA8">
        <w:drawing>
          <wp:inline wp14:editId="7C83CB92" wp14:anchorId="44E5A5D0">
            <wp:extent cx="5829300" cy="3988960"/>
            <wp:effectExtent l="0" t="0" r="0" b="0"/>
            <wp:docPr id="862127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127299" name="Picture 862127299"/>
                    <pic:cNvPicPr/>
                  </pic:nvPicPr>
                  <pic:blipFill>
                    <a:blip xmlns:r="http://schemas.openxmlformats.org/officeDocument/2006/relationships" r:embed="rId571104893">
                      <a:extLst>
                        <a:ext uri="{28A0092B-C50C-407E-A947-70E740481C1C}">
                          <a14:useLocalDpi xmlns:a14="http://schemas.microsoft.com/office/drawing/2010/main"/>
                        </a:ext>
                      </a:extLst>
                    </a:blip>
                    <a:stretch>
                      <a:fillRect/>
                    </a:stretch>
                  </pic:blipFill>
                  <pic:spPr>
                    <a:xfrm rot="0">
                      <a:off x="0" y="0"/>
                      <a:ext cx="5829300" cy="3988960"/>
                    </a:xfrm>
                    <a:prstGeom prst="rect">
                      <a:avLst/>
                    </a:prstGeom>
                  </pic:spPr>
                </pic:pic>
              </a:graphicData>
            </a:graphic>
          </wp:inline>
        </w:drawing>
      </w:r>
    </w:p>
    <w:p w:rsidR="007F565A" w:rsidP="00BB34CA" w:rsidRDefault="00BB34CA" w14:paraId="6D98A12B" w14:textId="70EBF728">
      <w:pPr>
        <w:pStyle w:val="Caption"/>
      </w:pPr>
      <w:r>
        <w:t xml:space="preserve">Figure </w:t>
      </w:r>
      <w:r>
        <w:fldChar w:fldCharType="begin"/>
      </w:r>
      <w:r>
        <w:instrText>SEQ Figure \* ARABIC</w:instrText>
      </w:r>
      <w:r>
        <w:fldChar w:fldCharType="separate"/>
      </w:r>
      <w:r>
        <w:rPr>
          <w:noProof/>
        </w:rPr>
        <w:t>11</w:t>
      </w:r>
      <w:r>
        <w:fldChar w:fldCharType="end"/>
      </w:r>
      <w:r>
        <w:t xml:space="preserve">: </w:t>
      </w:r>
      <w:r w:rsidRPr="008F036B">
        <w:t>Social Media Usage by Religion (Wave 70), Chi-square test: X-squared = 0.2699, p-value = 0.603</w:t>
      </w:r>
    </w:p>
    <w:p w:rsidR="6F0F9380" w:rsidP="1F27946A" w:rsidRDefault="6F0F9380" w14:paraId="7128CEC4" w14:textId="676AC062">
      <w:pPr>
        <w:pStyle w:val="NormalWeb"/>
        <w:rPr>
          <w:i/>
          <w:iCs/>
        </w:rPr>
      </w:pPr>
    </w:p>
    <w:p w:rsidR="007F565A" w:rsidP="6F0F9380" w:rsidRDefault="10A4A55D" w14:paraId="21FA86FD" w14:textId="0F6BE005">
      <w:pPr>
        <w:pStyle w:val="NormalWeb"/>
        <w:spacing w:line="276" w:lineRule="auto"/>
        <w:jc w:val="both"/>
        <w:rPr>
          <w:rFonts w:ascii="Times New Roman" w:hAnsi="Times New Roman"/>
        </w:rPr>
      </w:pPr>
      <w:r w:rsidRPr="6F0F9380">
        <w:rPr>
          <w:rFonts w:ascii="Times New Roman" w:hAnsi="Times New Roman"/>
        </w:rPr>
        <w:t>Figure 11</w:t>
      </w:r>
      <w:r w:rsidRPr="6F0F9380" w:rsidR="6F0F9380">
        <w:rPr>
          <w:rFonts w:ascii="Times New Roman" w:hAnsi="Times New Roman"/>
        </w:rPr>
        <w:t xml:space="preserve"> shows that in July 2020, most respondents in both religious groups reported using social media sites. The pattern is similar for Protestants and Catholics, although Catholics showed slightly lower usage.</w:t>
      </w:r>
      <w:r w:rsidRPr="6F0F9380" w:rsidR="286CE743">
        <w:rPr>
          <w:rFonts w:ascii="Times New Roman" w:hAnsi="Times New Roman"/>
        </w:rPr>
        <w:t xml:space="preserve"> </w:t>
      </w:r>
      <w:r w:rsidRPr="6F0F9380" w:rsidR="6F0F9380">
        <w:rPr>
          <w:rFonts w:ascii="Times New Roman" w:hAnsi="Times New Roman"/>
        </w:rPr>
        <w:t>Overall, the chart indicates that social media use was common among both traditions during this period.</w:t>
      </w:r>
      <w:r w:rsidRPr="6F0F9380" w:rsidR="44E8BB52">
        <w:rPr>
          <w:rFonts w:ascii="Times New Roman" w:hAnsi="Times New Roman"/>
        </w:rPr>
        <w:t xml:space="preserve"> However, our chi-square test indicated that those that used social media sites weren’t any more likely to use online services during COVID</w:t>
      </w:r>
      <w:r w:rsidRPr="6F0F9380" w:rsidR="39A74279">
        <w:rPr>
          <w:rFonts w:ascii="Times New Roman" w:hAnsi="Times New Roman"/>
        </w:rPr>
        <w:t xml:space="preserve">, with a non-significant value of 0.2699. </w:t>
      </w:r>
    </w:p>
    <w:p w:rsidR="007F565A" w:rsidRDefault="007F565A" w14:paraId="2946DB82" w14:textId="0B8D8C0E">
      <w:pPr>
        <w:pStyle w:val="FirstParagraph"/>
      </w:pPr>
    </w:p>
    <w:p w:rsidR="0E40FAAC" w:rsidP="6F0F9380" w:rsidRDefault="0E40FAAC" w14:paraId="16D1D428" w14:textId="5D852A7D">
      <w:pPr>
        <w:pStyle w:val="FirstParagraph"/>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To a</w:t>
      </w:r>
      <w:r w:rsidRPr="6F0F9380" w:rsidR="2B933BFF">
        <w:rPr>
          <w:rFonts w:ascii="Times New Roman" w:hAnsi="Times New Roman" w:eastAsia="Times New Roman" w:cs="Times New Roman"/>
        </w:rPr>
        <w:t>ddress</w:t>
      </w:r>
      <w:r w:rsidRPr="6F0F9380">
        <w:rPr>
          <w:rFonts w:ascii="Times New Roman" w:hAnsi="Times New Roman" w:eastAsia="Times New Roman" w:cs="Times New Roman"/>
        </w:rPr>
        <w:t xml:space="preserve"> questions </w:t>
      </w:r>
      <w:r w:rsidRPr="6F0F9380" w:rsidR="4F314816">
        <w:rPr>
          <w:rFonts w:ascii="Times New Roman" w:hAnsi="Times New Roman" w:eastAsia="Times New Roman" w:cs="Times New Roman"/>
        </w:rPr>
        <w:t>about</w:t>
      </w:r>
      <w:r w:rsidRPr="6F0F9380">
        <w:rPr>
          <w:rFonts w:ascii="Times New Roman" w:hAnsi="Times New Roman" w:eastAsia="Times New Roman" w:cs="Times New Roman"/>
        </w:rPr>
        <w:t xml:space="preserve"> how const</w:t>
      </w:r>
      <w:r w:rsidRPr="6F0F9380" w:rsidR="3808D765">
        <w:rPr>
          <w:rFonts w:ascii="Times New Roman" w:hAnsi="Times New Roman" w:eastAsia="Times New Roman" w:cs="Times New Roman"/>
        </w:rPr>
        <w:t>r</w:t>
      </w:r>
      <w:r w:rsidRPr="6F0F9380">
        <w:rPr>
          <w:rFonts w:ascii="Times New Roman" w:hAnsi="Times New Roman" w:eastAsia="Times New Roman" w:cs="Times New Roman"/>
        </w:rPr>
        <w:t>ucts from the health belief model</w:t>
      </w:r>
      <w:r w:rsidRPr="6F0F9380" w:rsidR="6B05784B">
        <w:rPr>
          <w:rFonts w:ascii="Times New Roman" w:hAnsi="Times New Roman" w:eastAsia="Times New Roman" w:cs="Times New Roman"/>
        </w:rPr>
        <w:t xml:space="preserve"> predict participation in digital versus in-person worship during the COVID-19</w:t>
      </w:r>
      <w:r w:rsidRPr="6F0F9380">
        <w:rPr>
          <w:rFonts w:ascii="Times New Roman" w:hAnsi="Times New Roman" w:eastAsia="Times New Roman" w:cs="Times New Roman"/>
        </w:rPr>
        <w:t xml:space="preserve"> </w:t>
      </w:r>
      <w:r w:rsidRPr="6F0F9380" w:rsidR="623CF083">
        <w:rPr>
          <w:rFonts w:ascii="Times New Roman" w:hAnsi="Times New Roman" w:eastAsia="Times New Roman" w:cs="Times New Roman"/>
        </w:rPr>
        <w:t>pandemic</w:t>
      </w:r>
      <w:r w:rsidRPr="6F0F9380" w:rsidR="007F8ACD">
        <w:rPr>
          <w:rFonts w:ascii="Times New Roman" w:hAnsi="Times New Roman" w:eastAsia="Times New Roman" w:cs="Times New Roman"/>
        </w:rPr>
        <w:t>,</w:t>
      </w:r>
      <w:r w:rsidRPr="6F0F9380" w:rsidR="623CF083">
        <w:rPr>
          <w:rFonts w:ascii="Times New Roman" w:hAnsi="Times New Roman" w:eastAsia="Times New Roman" w:cs="Times New Roman"/>
        </w:rPr>
        <w:t xml:space="preserve"> and how these relationships vary </w:t>
      </w:r>
      <w:r w:rsidRPr="6F0F9380" w:rsidR="4D7A85C0">
        <w:rPr>
          <w:rFonts w:ascii="Times New Roman" w:hAnsi="Times New Roman" w:eastAsia="Times New Roman" w:cs="Times New Roman"/>
        </w:rPr>
        <w:t>between</w:t>
      </w:r>
      <w:r w:rsidRPr="6F0F9380" w:rsidR="623CF083">
        <w:rPr>
          <w:rFonts w:ascii="Times New Roman" w:hAnsi="Times New Roman" w:eastAsia="Times New Roman" w:cs="Times New Roman"/>
        </w:rPr>
        <w:t xml:space="preserve"> Catholics and Protestants, the client has </w:t>
      </w:r>
      <w:r w:rsidRPr="6F0F9380" w:rsidR="3D6483FA">
        <w:rPr>
          <w:rFonts w:ascii="Times New Roman" w:hAnsi="Times New Roman" w:eastAsia="Times New Roman" w:cs="Times New Roman"/>
        </w:rPr>
        <w:t>formulated</w:t>
      </w:r>
      <w:r w:rsidRPr="6F0F9380" w:rsidR="623CF083">
        <w:rPr>
          <w:rFonts w:ascii="Times New Roman" w:hAnsi="Times New Roman" w:eastAsia="Times New Roman" w:cs="Times New Roman"/>
        </w:rPr>
        <w:t xml:space="preserve"> </w:t>
      </w:r>
      <w:r w:rsidRPr="6F0F9380" w:rsidR="43ACC528">
        <w:rPr>
          <w:rFonts w:ascii="Times New Roman" w:hAnsi="Times New Roman" w:eastAsia="Times New Roman" w:cs="Times New Roman"/>
        </w:rPr>
        <w:t>the following</w:t>
      </w:r>
      <w:r w:rsidRPr="6F0F9380" w:rsidR="1824E7F7">
        <w:rPr>
          <w:rFonts w:ascii="Times New Roman" w:hAnsi="Times New Roman" w:eastAsia="Times New Roman" w:cs="Times New Roman"/>
        </w:rPr>
        <w:t xml:space="preserve"> hypotheses. The variables associated with each hypothesis were identifie</w:t>
      </w:r>
      <w:r w:rsidRPr="6F0F9380" w:rsidR="1D96B1F0">
        <w:rPr>
          <w:rFonts w:ascii="Times New Roman" w:hAnsi="Times New Roman" w:eastAsia="Times New Roman" w:cs="Times New Roman"/>
        </w:rPr>
        <w:t>d</w:t>
      </w:r>
      <w:r w:rsidRPr="6F0F9380" w:rsidR="1824E7F7">
        <w:rPr>
          <w:rFonts w:ascii="Times New Roman" w:hAnsi="Times New Roman" w:eastAsia="Times New Roman" w:cs="Times New Roman"/>
        </w:rPr>
        <w:t xml:space="preserve"> b</w:t>
      </w:r>
      <w:r w:rsidRPr="6F0F9380" w:rsidR="6E0E1277">
        <w:rPr>
          <w:rFonts w:ascii="Times New Roman" w:hAnsi="Times New Roman" w:eastAsia="Times New Roman" w:cs="Times New Roman"/>
        </w:rPr>
        <w:t>ased on key literature and previous findings</w:t>
      </w:r>
      <w:r w:rsidRPr="6F0F9380" w:rsidR="54DB00E0">
        <w:rPr>
          <w:rFonts w:ascii="Times New Roman" w:hAnsi="Times New Roman" w:eastAsia="Times New Roman" w:cs="Times New Roman"/>
        </w:rPr>
        <w:t xml:space="preserve"> by the client.</w:t>
      </w:r>
      <w:r w:rsidRPr="6F0F9380" w:rsidR="6E0E1277">
        <w:rPr>
          <w:rFonts w:ascii="Times New Roman" w:hAnsi="Times New Roman" w:eastAsia="Times New Roman" w:cs="Times New Roman"/>
        </w:rPr>
        <w:t xml:space="preserve"> </w:t>
      </w:r>
      <w:r w:rsidRPr="6F0F9380" w:rsidR="32B32F21">
        <w:rPr>
          <w:rFonts w:ascii="Times New Roman" w:hAnsi="Times New Roman" w:eastAsia="Times New Roman" w:cs="Times New Roman"/>
        </w:rPr>
        <w:t xml:space="preserve"> We then used these variables to construct </w:t>
      </w:r>
      <w:r w:rsidRPr="6F0F9380" w:rsidR="52DC2E6D">
        <w:rPr>
          <w:rFonts w:ascii="Times New Roman" w:hAnsi="Times New Roman" w:eastAsia="Times New Roman" w:cs="Times New Roman"/>
        </w:rPr>
        <w:t>the</w:t>
      </w:r>
      <w:r w:rsidRPr="6F0F9380" w:rsidR="32B32F21">
        <w:rPr>
          <w:rFonts w:ascii="Times New Roman" w:hAnsi="Times New Roman" w:eastAsia="Times New Roman" w:cs="Times New Roman"/>
        </w:rPr>
        <w:t xml:space="preserve"> models</w:t>
      </w:r>
      <w:r w:rsidRPr="6F0F9380" w:rsidR="26B286AE">
        <w:rPr>
          <w:rFonts w:ascii="Times New Roman" w:hAnsi="Times New Roman" w:eastAsia="Times New Roman" w:cs="Times New Roman"/>
        </w:rPr>
        <w:t xml:space="preserve"> in </w:t>
      </w:r>
      <w:r w:rsidRPr="6F0F9380" w:rsidR="4543F5FD">
        <w:rPr>
          <w:rFonts w:ascii="Times New Roman" w:hAnsi="Times New Roman" w:eastAsia="Times New Roman" w:cs="Times New Roman"/>
        </w:rPr>
        <w:t>S</w:t>
      </w:r>
      <w:r w:rsidRPr="6F0F9380" w:rsidR="26B286AE">
        <w:rPr>
          <w:rFonts w:ascii="Times New Roman" w:hAnsi="Times New Roman" w:eastAsia="Times New Roman" w:cs="Times New Roman"/>
        </w:rPr>
        <w:t>ection 5</w:t>
      </w:r>
      <w:r w:rsidRPr="6F0F9380" w:rsidR="32B32F21">
        <w:rPr>
          <w:rFonts w:ascii="Times New Roman" w:hAnsi="Times New Roman" w:eastAsia="Times New Roman" w:cs="Times New Roman"/>
        </w:rPr>
        <w:t>.</w:t>
      </w:r>
    </w:p>
    <w:p w:rsidR="3A39C56F" w:rsidP="6F0F9380" w:rsidRDefault="3A39C56F" w14:paraId="3A4603E2" w14:textId="279006C4">
      <w:pPr>
        <w:pStyle w:val="ListParagraph"/>
        <w:numPr>
          <w:ilvl w:val="0"/>
          <w:numId w:val="19"/>
        </w:numPr>
        <w:spacing w:before="200" w:after="200"/>
        <w:ind w:left="360"/>
        <w:rPr>
          <w:rFonts w:eastAsia="Times New Roman"/>
          <w:color w:val="000000" w:themeColor="text1"/>
        </w:rPr>
      </w:pPr>
      <w:r w:rsidRPr="6F0F9380">
        <w:rPr>
          <w:rFonts w:eastAsia="Times New Roman"/>
          <w:b/>
          <w:bCs/>
          <w:color w:val="000000" w:themeColor="text1"/>
        </w:rPr>
        <w:t xml:space="preserve">Hypotheses: </w:t>
      </w:r>
      <w:r w:rsidRPr="6F0F9380">
        <w:rPr>
          <w:rFonts w:eastAsia="Times New Roman"/>
          <w:color w:val="000000" w:themeColor="text1"/>
        </w:rPr>
        <w:t>The Health Belief Model explains denominational differences in digital vs. in-person worship during the COVID-19 pandemic.</w:t>
      </w:r>
    </w:p>
    <w:p w:rsidR="3A39C56F" w:rsidP="6F0F9380" w:rsidRDefault="3A39C56F" w14:paraId="1AD4C104" w14:textId="1BFEA29C">
      <w:pPr>
        <w:pStyle w:val="ListParagraph"/>
        <w:numPr>
          <w:ilvl w:val="1"/>
          <w:numId w:val="19"/>
        </w:numPr>
        <w:spacing w:before="200" w:after="200"/>
        <w:ind w:left="360"/>
        <w:rPr>
          <w:rFonts w:eastAsia="Times New Roman"/>
          <w:color w:val="000000" w:themeColor="text1"/>
        </w:rPr>
      </w:pPr>
      <w:r w:rsidRPr="6F0F9380">
        <w:rPr>
          <w:rFonts w:eastAsia="Times New Roman"/>
          <w:b/>
          <w:bCs/>
          <w:color w:val="000000" w:themeColor="text1"/>
        </w:rPr>
        <w:t>H1:</w:t>
      </w:r>
      <w:r w:rsidRPr="6F0F9380">
        <w:rPr>
          <w:rFonts w:eastAsia="Times New Roman"/>
          <w:color w:val="000000" w:themeColor="text1"/>
        </w:rPr>
        <w:t xml:space="preserve"> Perceived susceptibility to COVID-19 will predict greater odds of online worship and lower odds of solely in-person worship.</w:t>
      </w:r>
    </w:p>
    <w:p w:rsidR="3A39C56F" w:rsidP="6F0F9380" w:rsidRDefault="3A39C56F" w14:paraId="3AAFE59A" w14:textId="16A446BB">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H1a:</w:t>
      </w:r>
      <w:r w:rsidRPr="6F0F9380">
        <w:rPr>
          <w:rFonts w:eastAsia="Times New Roman"/>
          <w:color w:val="000000" w:themeColor="text1"/>
        </w:rPr>
        <w:t xml:space="preserve"> Higher perceived susceptibility to COVID-19 will predict greater odds of online worship.</w:t>
      </w:r>
    </w:p>
    <w:p w:rsidR="2E935B3A" w:rsidP="6F0F9380" w:rsidRDefault="2E935B3A" w14:paraId="4C6A5037" w14:textId="789A902D">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H1b:</w:t>
      </w:r>
      <w:r w:rsidRPr="6F0F9380">
        <w:rPr>
          <w:rFonts w:eastAsia="Times New Roman"/>
          <w:color w:val="000000" w:themeColor="text1"/>
        </w:rPr>
        <w:t xml:space="preserve"> Higher perceived susceptibility to COVID-19 will predict lower odds of only attending in-person worship.</w:t>
      </w:r>
    </w:p>
    <w:p w:rsidR="07CC9569" w:rsidP="1F27946A" w:rsidRDefault="07CC9569" w14:paraId="7DA212B5" w14:textId="4B6BC2F3">
      <w:pPr>
        <w:pStyle w:val="ListParagraph"/>
        <w:spacing w:before="200" w:after="200"/>
        <w:ind w:left="792"/>
        <w:rPr>
          <w:rFonts w:eastAsia="Times New Roman"/>
          <w:color w:val="000000" w:themeColor="text1"/>
          <w:u w:val="single"/>
        </w:rPr>
      </w:pPr>
      <w:r w:rsidRPr="1F27946A">
        <w:rPr>
          <w:rFonts w:eastAsia="Times New Roman"/>
          <w:color w:val="000000" w:themeColor="text1"/>
          <w:u w:val="single"/>
        </w:rPr>
        <w:t>Associated variables:</w:t>
      </w:r>
    </w:p>
    <w:p w:rsidRPr="00BB34CA" w:rsidR="00BB34CA" w:rsidP="00BB34CA" w:rsidRDefault="3A39C56F" w14:paraId="794862C7" w14:textId="77777777">
      <w:pPr>
        <w:pStyle w:val="ListParagraph"/>
        <w:numPr>
          <w:ilvl w:val="0"/>
          <w:numId w:val="37"/>
        </w:numPr>
        <w:spacing w:before="200" w:after="200"/>
        <w:jc w:val="both"/>
      </w:pPr>
      <w:r w:rsidRPr="6F0F9380">
        <w:rPr>
          <w:rFonts w:eastAsia="Times New Roman"/>
          <w:color w:val="000000" w:themeColor="text1"/>
        </w:rPr>
        <w:t>ATTENDCONF</w:t>
      </w:r>
      <w:r w:rsidRPr="6F0F9380" w:rsidR="31499453">
        <w:rPr>
          <w:rFonts w:eastAsia="Times New Roman"/>
          <w:color w:val="000000" w:themeColor="text1"/>
        </w:rPr>
        <w:t>:</w:t>
      </w:r>
      <w:r w:rsidRPr="6F0F9380" w:rsidR="66A8244A">
        <w:rPr>
          <w:rFonts w:eastAsia="Times New Roman"/>
          <w:color w:val="000000" w:themeColor="text1"/>
        </w:rPr>
        <w:t xml:space="preserve"> </w:t>
      </w:r>
      <w:r w:rsidRPr="6F0F9380" w:rsidR="31499453">
        <w:rPr>
          <w:rFonts w:eastAsia="Times New Roman"/>
          <w:color w:val="000000" w:themeColor="text1"/>
        </w:rPr>
        <w:t>Thinking about the modifications, if any, that are currently in place at your house of worship, how confident are you that you could safely attend in-person religious services right now without spreading or catching the coronavirus?</w:t>
      </w:r>
    </w:p>
    <w:p w:rsidRPr="00BB34CA" w:rsidR="00BB34CA" w:rsidP="00BB34CA" w:rsidRDefault="3A39C56F" w14:paraId="470791D9" w14:textId="77777777">
      <w:pPr>
        <w:pStyle w:val="ListParagraph"/>
        <w:numPr>
          <w:ilvl w:val="0"/>
          <w:numId w:val="37"/>
        </w:numPr>
        <w:spacing w:before="200" w:after="200"/>
        <w:jc w:val="both"/>
      </w:pPr>
      <w:r w:rsidRPr="00BB34CA">
        <w:rPr>
          <w:rFonts w:eastAsia="Times New Roman"/>
          <w:color w:val="000000" w:themeColor="text1"/>
        </w:rPr>
        <w:t xml:space="preserve">CONGRESTRICT2 </w:t>
      </w:r>
      <w:r w:rsidRPr="00BB34CA" w:rsidR="630A4D14">
        <w:rPr>
          <w:rFonts w:eastAsia="Times New Roman"/>
          <w:color w:val="000000" w:themeColor="text1"/>
        </w:rPr>
        <w:t>(</w:t>
      </w:r>
      <w:r w:rsidRPr="00BB34CA">
        <w:rPr>
          <w:rFonts w:eastAsia="Times New Roman"/>
          <w:color w:val="000000" w:themeColor="text1"/>
        </w:rPr>
        <w:t>combin</w:t>
      </w:r>
      <w:r w:rsidRPr="00BB34CA" w:rsidR="23CC0BC2">
        <w:rPr>
          <w:rFonts w:eastAsia="Times New Roman"/>
          <w:color w:val="000000" w:themeColor="text1"/>
        </w:rPr>
        <w:t>ing</w:t>
      </w:r>
      <w:r w:rsidRPr="00BB34CA">
        <w:rPr>
          <w:rFonts w:eastAsia="Times New Roman"/>
          <w:color w:val="000000" w:themeColor="text1"/>
        </w:rPr>
        <w:t xml:space="preserve"> </w:t>
      </w:r>
      <w:r w:rsidRPr="00BB34CA" w:rsidR="1A0B90CA">
        <w:rPr>
          <w:rFonts w:eastAsia="Times New Roman"/>
          <w:color w:val="000000" w:themeColor="text1"/>
        </w:rPr>
        <w:t xml:space="preserve">answers </w:t>
      </w:r>
      <w:r w:rsidRPr="00BB34CA">
        <w:rPr>
          <w:rFonts w:eastAsia="Times New Roman"/>
          <w:color w:val="000000" w:themeColor="text1"/>
        </w:rPr>
        <w:t>a, b, and c</w:t>
      </w:r>
      <w:r w:rsidRPr="00BB34CA" w:rsidR="72633966">
        <w:rPr>
          <w:rFonts w:eastAsia="Times New Roman"/>
          <w:color w:val="000000" w:themeColor="text1"/>
        </w:rPr>
        <w:t xml:space="preserve">): </w:t>
      </w:r>
      <w:r w:rsidRPr="00BB34CA" w:rsidR="4C3C9061">
        <w:rPr>
          <w:rFonts w:eastAsia="Times New Roman"/>
          <w:color w:val="000000" w:themeColor="text1"/>
        </w:rPr>
        <w:t xml:space="preserve"> Which of the following, if any, is the house of worship you attend most often CURRENTLY doing </w:t>
      </w:r>
      <w:r w:rsidRPr="00BB34CA" w:rsidR="53E162EA">
        <w:rPr>
          <w:rFonts w:eastAsia="Times New Roman"/>
          <w:color w:val="000000" w:themeColor="text1"/>
        </w:rPr>
        <w:t>because of</w:t>
      </w:r>
      <w:r w:rsidRPr="00BB34CA" w:rsidR="4C3C9061">
        <w:rPr>
          <w:rFonts w:eastAsia="Times New Roman"/>
          <w:color w:val="000000" w:themeColor="text1"/>
        </w:rPr>
        <w:t xml:space="preserve"> the coronavirus outbreak?  </w:t>
      </w:r>
    </w:p>
    <w:p w:rsidRPr="00BB34CA" w:rsidR="00BB34CA" w:rsidP="00BB34CA" w:rsidRDefault="525FB686" w14:paraId="058F6F40" w14:textId="77777777">
      <w:pPr>
        <w:pStyle w:val="ListParagraph"/>
        <w:numPr>
          <w:ilvl w:val="1"/>
          <w:numId w:val="37"/>
        </w:numPr>
        <w:spacing w:before="200" w:after="200"/>
        <w:jc w:val="both"/>
      </w:pPr>
      <w:r w:rsidRPr="00BB34CA">
        <w:rPr>
          <w:rFonts w:eastAsia="Times New Roman"/>
          <w:color w:val="000000" w:themeColor="text1"/>
        </w:rPr>
        <w:t xml:space="preserve">Requiring people to stay at least 6 feet away from each other </w:t>
      </w:r>
    </w:p>
    <w:p w:rsidRPr="00BB34CA" w:rsidR="00BB34CA" w:rsidP="6F0F9380" w:rsidRDefault="525FB686" w14:paraId="1ADE9C3F" w14:textId="77777777">
      <w:pPr>
        <w:pStyle w:val="ListParagraph"/>
        <w:numPr>
          <w:ilvl w:val="1"/>
          <w:numId w:val="37"/>
        </w:numPr>
        <w:spacing w:before="200" w:after="200"/>
        <w:ind w:left="792" w:firstLine="720"/>
        <w:jc w:val="both"/>
        <w:rPr>
          <w:rFonts w:eastAsia="Times New Roman"/>
        </w:rPr>
      </w:pPr>
      <w:r w:rsidRPr="00BB34CA">
        <w:rPr>
          <w:rFonts w:eastAsia="Times New Roman"/>
          <w:color w:val="000000" w:themeColor="text1"/>
        </w:rPr>
        <w:t xml:space="preserve">Requiring people to wear masks </w:t>
      </w:r>
    </w:p>
    <w:p w:rsidRPr="00BB34CA" w:rsidR="525FB686" w:rsidP="6F0F9380" w:rsidRDefault="525FB686" w14:paraId="32F24B7F" w14:textId="06919A71">
      <w:pPr>
        <w:pStyle w:val="ListParagraph"/>
        <w:numPr>
          <w:ilvl w:val="1"/>
          <w:numId w:val="37"/>
        </w:numPr>
        <w:spacing w:before="200" w:after="200"/>
        <w:ind w:left="792" w:firstLine="720"/>
        <w:jc w:val="both"/>
        <w:rPr>
          <w:rFonts w:eastAsia="Times New Roman"/>
        </w:rPr>
      </w:pPr>
      <w:r w:rsidRPr="00BB34CA">
        <w:rPr>
          <w:rFonts w:eastAsia="Times New Roman"/>
          <w:color w:val="000000" w:themeColor="text1"/>
        </w:rPr>
        <w:t>Restricting the number of people who can attend at any one time</w:t>
      </w:r>
    </w:p>
    <w:p w:rsidR="3A39C56F" w:rsidP="00BB34CA" w:rsidRDefault="3A39C56F" w14:paraId="28CAA85B" w14:textId="5FFC9ACC">
      <w:pPr>
        <w:pStyle w:val="ListParagraph"/>
        <w:numPr>
          <w:ilvl w:val="0"/>
          <w:numId w:val="1"/>
        </w:numPr>
        <w:spacing w:before="200" w:after="200"/>
        <w:ind w:left="360"/>
        <w:rPr>
          <w:rFonts w:eastAsia="Times New Roman"/>
          <w:color w:val="000000" w:themeColor="text1"/>
        </w:rPr>
      </w:pPr>
      <w:r w:rsidRPr="1F27946A">
        <w:rPr>
          <w:rFonts w:eastAsia="Times New Roman"/>
          <w:b/>
          <w:bCs/>
          <w:color w:val="000000" w:themeColor="text1"/>
        </w:rPr>
        <w:t>H2:</w:t>
      </w:r>
      <w:r w:rsidRPr="1F27946A">
        <w:rPr>
          <w:rFonts w:eastAsia="Times New Roman"/>
          <w:color w:val="000000" w:themeColor="text1"/>
        </w:rPr>
        <w:t xml:space="preserve"> Perceived severity of COVID-19 will predict greater odds of online worship.</w:t>
      </w:r>
    </w:p>
    <w:p w:rsidR="12E09E55" w:rsidP="00BB34CA" w:rsidRDefault="12E09E55" w14:paraId="5C746852" w14:textId="2134EC1B">
      <w:pPr>
        <w:pStyle w:val="ListParagraph"/>
        <w:spacing w:before="200" w:after="200"/>
        <w:ind w:left="360" w:firstLine="450"/>
        <w:rPr>
          <w:rFonts w:eastAsia="Times New Roman"/>
          <w:color w:val="000000" w:themeColor="text1"/>
          <w:u w:val="single"/>
        </w:rPr>
      </w:pPr>
      <w:r w:rsidRPr="1F27946A">
        <w:rPr>
          <w:rFonts w:eastAsia="Times New Roman"/>
          <w:color w:val="000000" w:themeColor="text1"/>
          <w:u w:val="single"/>
        </w:rPr>
        <w:t>Associated variables:</w:t>
      </w:r>
    </w:p>
    <w:p w:rsidR="00BB34CA" w:rsidP="00BB34CA" w:rsidRDefault="3A39C56F" w14:paraId="57F8E948" w14:textId="77777777">
      <w:pPr>
        <w:pStyle w:val="ListParagraph"/>
        <w:numPr>
          <w:ilvl w:val="0"/>
          <w:numId w:val="37"/>
        </w:numPr>
        <w:spacing w:before="200" w:after="200" w:line="276" w:lineRule="auto"/>
        <w:jc w:val="both"/>
        <w:rPr>
          <w:rFonts w:eastAsia="Times New Roman"/>
          <w:color w:val="000000" w:themeColor="text1"/>
        </w:rPr>
      </w:pPr>
      <w:r w:rsidRPr="00BB34CA">
        <w:rPr>
          <w:rFonts w:eastAsia="Times New Roman"/>
          <w:color w:val="000000" w:themeColor="text1"/>
        </w:rPr>
        <w:t xml:space="preserve">COVIDTHREAT </w:t>
      </w:r>
      <w:r w:rsidRPr="00BB34CA" w:rsidR="7FFCC6E9">
        <w:rPr>
          <w:rFonts w:eastAsia="Times New Roman"/>
          <w:color w:val="000000" w:themeColor="text1"/>
        </w:rPr>
        <w:t>(</w:t>
      </w:r>
      <w:r w:rsidRPr="00BB34CA">
        <w:rPr>
          <w:rFonts w:eastAsia="Times New Roman"/>
          <w:color w:val="000000" w:themeColor="text1"/>
        </w:rPr>
        <w:t>combin</w:t>
      </w:r>
      <w:r w:rsidRPr="00BB34CA" w:rsidR="40E48A0C">
        <w:rPr>
          <w:rFonts w:eastAsia="Times New Roman"/>
          <w:color w:val="000000" w:themeColor="text1"/>
        </w:rPr>
        <w:t>ing</w:t>
      </w:r>
      <w:r w:rsidRPr="00BB34CA">
        <w:rPr>
          <w:rFonts w:eastAsia="Times New Roman"/>
          <w:color w:val="000000" w:themeColor="text1"/>
        </w:rPr>
        <w:t xml:space="preserve"> “health of US population” and “your personal health” to make COVIDTHREAT_health</w:t>
      </w:r>
      <w:r w:rsidRPr="00BB34CA" w:rsidR="6390F125">
        <w:rPr>
          <w:rFonts w:eastAsia="Times New Roman"/>
          <w:color w:val="000000" w:themeColor="text1"/>
        </w:rPr>
        <w:t>):</w:t>
      </w:r>
      <w:r w:rsidRPr="00BB34CA" w:rsidR="469D1002">
        <w:rPr>
          <w:rFonts w:eastAsia="Times New Roman"/>
          <w:color w:val="000000" w:themeColor="text1"/>
        </w:rPr>
        <w:t xml:space="preserve"> </w:t>
      </w:r>
      <w:r w:rsidRPr="00BB34CA" w:rsidR="22219FC4">
        <w:rPr>
          <w:rFonts w:eastAsia="Times New Roman"/>
          <w:color w:val="000000" w:themeColor="text1"/>
        </w:rPr>
        <w:t xml:space="preserve">How much of a threat, if any, is the coronavirus outbreak for…    </w:t>
      </w:r>
    </w:p>
    <w:p w:rsidRPr="00BB34CA" w:rsidR="00BB34CA" w:rsidP="6F0F9380" w:rsidRDefault="22219FC4" w14:paraId="3DF48A6B" w14:textId="77777777">
      <w:pPr>
        <w:pStyle w:val="ListParagraph"/>
        <w:numPr>
          <w:ilvl w:val="0"/>
          <w:numId w:val="15"/>
        </w:numPr>
        <w:spacing w:before="200" w:after="200" w:line="276" w:lineRule="auto"/>
        <w:jc w:val="both"/>
        <w:rPr>
          <w:rFonts w:eastAsia="Times New Roman"/>
        </w:rPr>
      </w:pPr>
      <w:r w:rsidRPr="00BB34CA">
        <w:rPr>
          <w:rFonts w:eastAsia="Times New Roman"/>
          <w:color w:val="000000" w:themeColor="text1"/>
        </w:rPr>
        <w:t xml:space="preserve">The health of the U.S. population as whole </w:t>
      </w:r>
    </w:p>
    <w:p w:rsidRPr="00BB34CA" w:rsidR="3B58FAD1" w:rsidP="6F0F9380" w:rsidRDefault="3B58FAD1" w14:paraId="5BCF8A9C" w14:textId="4E7D74BE">
      <w:pPr>
        <w:pStyle w:val="ListParagraph"/>
        <w:numPr>
          <w:ilvl w:val="0"/>
          <w:numId w:val="15"/>
        </w:numPr>
        <w:spacing w:before="200" w:after="200" w:line="276" w:lineRule="auto"/>
        <w:jc w:val="both"/>
        <w:rPr>
          <w:rFonts w:eastAsia="Times New Roman"/>
        </w:rPr>
      </w:pPr>
      <w:r w:rsidRPr="00BB34CA">
        <w:rPr>
          <w:rFonts w:eastAsia="Times New Roman"/>
        </w:rPr>
        <w:t>Your personal health</w:t>
      </w:r>
    </w:p>
    <w:p w:rsidR="3A39C56F" w:rsidP="6F0F9380" w:rsidRDefault="3A39C56F" w14:paraId="20847CF2" w14:textId="475D2F7B">
      <w:pPr>
        <w:pStyle w:val="ListParagraph"/>
        <w:numPr>
          <w:ilvl w:val="1"/>
          <w:numId w:val="19"/>
        </w:numPr>
        <w:spacing w:before="200" w:after="200"/>
        <w:ind w:left="360"/>
        <w:rPr>
          <w:rFonts w:eastAsia="Times New Roman"/>
          <w:color w:val="000000" w:themeColor="text1"/>
        </w:rPr>
      </w:pPr>
      <w:r w:rsidRPr="6F0F9380">
        <w:rPr>
          <w:rFonts w:eastAsia="Times New Roman"/>
          <w:b/>
          <w:bCs/>
          <w:color w:val="000000" w:themeColor="text1"/>
        </w:rPr>
        <w:t>H3:</w:t>
      </w:r>
      <w:r w:rsidRPr="6F0F9380">
        <w:rPr>
          <w:rFonts w:eastAsia="Times New Roman"/>
          <w:color w:val="000000" w:themeColor="text1"/>
        </w:rPr>
        <w:t xml:space="preserve"> Self-efficacy (digital experience) will predict greater odds of online worship.</w:t>
      </w:r>
    </w:p>
    <w:p w:rsidR="3A39C56F" w:rsidP="6F0F9380" w:rsidRDefault="3A39C56F" w14:paraId="1E4AD7EB" w14:textId="496362E8">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H3a:</w:t>
      </w:r>
      <w:r w:rsidRPr="6F0F9380">
        <w:rPr>
          <w:rFonts w:eastAsia="Times New Roman"/>
          <w:color w:val="000000" w:themeColor="text1"/>
        </w:rPr>
        <w:t xml:space="preserve"> Higher previous social media use will predict greater odds of online worship.</w:t>
      </w:r>
    </w:p>
    <w:p w:rsidR="34E01E2D" w:rsidP="1F27946A" w:rsidRDefault="34E01E2D" w14:paraId="4E19FD82" w14:textId="0526752D">
      <w:pPr>
        <w:pStyle w:val="ListParagraph"/>
        <w:spacing w:before="200" w:after="200"/>
        <w:ind w:left="792"/>
        <w:rPr>
          <w:rFonts w:eastAsia="Times New Roman"/>
          <w:color w:val="000000" w:themeColor="text1"/>
          <w:u w:val="single"/>
        </w:rPr>
      </w:pPr>
      <w:r w:rsidRPr="1F27946A">
        <w:rPr>
          <w:rFonts w:eastAsia="Times New Roman"/>
          <w:color w:val="000000" w:themeColor="text1"/>
          <w:u w:val="single"/>
        </w:rPr>
        <w:t>Associated variables:</w:t>
      </w:r>
    </w:p>
    <w:p w:rsidR="3A39C56F" w:rsidP="00BB34CA" w:rsidRDefault="3A39C56F" w14:paraId="7BF2DD9F" w14:textId="04AA6DF7">
      <w:pPr>
        <w:pStyle w:val="ListParagraph"/>
        <w:numPr>
          <w:ilvl w:val="0"/>
          <w:numId w:val="37"/>
        </w:numPr>
        <w:spacing w:before="200" w:after="200"/>
      </w:pPr>
      <w:r w:rsidRPr="00BB34CA">
        <w:rPr>
          <w:rFonts w:eastAsia="Times New Roman"/>
          <w:color w:val="000000" w:themeColor="text1"/>
        </w:rPr>
        <w:t>SNSUSE</w:t>
      </w:r>
      <w:r w:rsidRPr="00BB34CA" w:rsidR="1332CA29">
        <w:rPr>
          <w:rFonts w:eastAsia="Times New Roman"/>
          <w:color w:val="000000" w:themeColor="text1"/>
        </w:rPr>
        <w:t>:</w:t>
      </w:r>
      <w:r w:rsidRPr="00BB34CA" w:rsidR="3DF52F7B">
        <w:rPr>
          <w:rFonts w:eastAsia="Times New Roman"/>
          <w:color w:val="000000" w:themeColor="text1"/>
        </w:rPr>
        <w:t xml:space="preserve"> </w:t>
      </w:r>
      <w:r w:rsidRPr="00BB34CA" w:rsidR="3DF52F7B">
        <w:rPr>
          <w:rFonts w:eastAsia="Lucida Console"/>
          <w:color w:val="000000" w:themeColor="text1"/>
        </w:rPr>
        <w:t>Do you ever use social media sites like Facebook, Twitter or Instagram?</w:t>
      </w:r>
    </w:p>
    <w:p w:rsidR="3A39C56F" w:rsidP="6F0F9380" w:rsidRDefault="3A39C56F" w14:paraId="3FA2C0DF" w14:textId="50DD9A8F">
      <w:pPr>
        <w:pStyle w:val="ListParagraph"/>
        <w:numPr>
          <w:ilvl w:val="1"/>
          <w:numId w:val="19"/>
        </w:numPr>
        <w:spacing w:before="200" w:after="200"/>
        <w:ind w:left="360"/>
        <w:rPr>
          <w:rFonts w:eastAsia="Times New Roman"/>
          <w:color w:val="000000" w:themeColor="text1"/>
        </w:rPr>
      </w:pPr>
      <w:r w:rsidRPr="6F0F9380">
        <w:rPr>
          <w:rFonts w:eastAsia="Times New Roman"/>
          <w:b/>
          <w:bCs/>
          <w:color w:val="000000" w:themeColor="text1"/>
        </w:rPr>
        <w:t>H4:</w:t>
      </w:r>
      <w:r w:rsidRPr="6F0F9380">
        <w:rPr>
          <w:rFonts w:eastAsia="Times New Roman"/>
          <w:color w:val="000000" w:themeColor="text1"/>
        </w:rPr>
        <w:t xml:space="preserve"> Direct structural facilitators of online worship will predict greater odds of online worship.</w:t>
      </w:r>
    </w:p>
    <w:p w:rsidR="3A39C56F" w:rsidP="6F0F9380" w:rsidRDefault="3A39C56F" w14:paraId="5C6CDB52" w14:textId="646AF557">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H4a:</w:t>
      </w:r>
      <w:r w:rsidRPr="6F0F9380">
        <w:rPr>
          <w:rFonts w:eastAsia="Times New Roman"/>
          <w:color w:val="000000" w:themeColor="text1"/>
        </w:rPr>
        <w:t xml:space="preserve"> </w:t>
      </w:r>
      <w:r w:rsidRPr="6F0F9380" w:rsidR="1AAAB01A">
        <w:rPr>
          <w:rFonts w:eastAsia="Times New Roman"/>
          <w:color w:val="000000" w:themeColor="text1"/>
        </w:rPr>
        <w:t>Paying</w:t>
      </w:r>
      <w:r w:rsidRPr="6F0F9380">
        <w:rPr>
          <w:rFonts w:eastAsia="Times New Roman"/>
          <w:color w:val="000000" w:themeColor="text1"/>
        </w:rPr>
        <w:t xml:space="preserve"> internet access will predict greater odds of online worship.</w:t>
      </w:r>
    </w:p>
    <w:p w:rsidR="5DC24386" w:rsidP="00BB34CA" w:rsidRDefault="5DC24386" w14:paraId="154101A6" w14:textId="3F518467">
      <w:pPr>
        <w:spacing w:before="200" w:after="200"/>
        <w:ind w:firstLine="810"/>
        <w:rPr>
          <w:rFonts w:eastAsia="Times New Roman"/>
          <w:color w:val="000000" w:themeColor="text1"/>
          <w:u w:val="single"/>
        </w:rPr>
      </w:pPr>
      <w:r w:rsidRPr="1F27946A">
        <w:rPr>
          <w:rFonts w:eastAsia="Times New Roman"/>
          <w:color w:val="000000" w:themeColor="text1"/>
          <w:u w:val="single"/>
        </w:rPr>
        <w:t>Associated variables:</w:t>
      </w:r>
    </w:p>
    <w:p w:rsidRPr="00BB34CA" w:rsidR="3A39C56F" w:rsidP="00BB34CA" w:rsidRDefault="3A39C56F" w14:paraId="2B199F77" w14:textId="6CB7BD35">
      <w:pPr>
        <w:pStyle w:val="ListParagraph"/>
        <w:numPr>
          <w:ilvl w:val="0"/>
          <w:numId w:val="37"/>
        </w:numPr>
        <w:rPr>
          <w:rFonts w:eastAsia="Times New Roman"/>
          <w:sz w:val="20"/>
          <w:szCs w:val="20"/>
        </w:rPr>
      </w:pPr>
      <w:r w:rsidRPr="00BB34CA">
        <w:rPr>
          <w:rFonts w:eastAsia="Times New Roman"/>
          <w:color w:val="000000" w:themeColor="text1"/>
        </w:rPr>
        <w:t>F_ASCWEB</w:t>
      </w:r>
      <w:r w:rsidRPr="00BB34CA" w:rsidR="55E12A78">
        <w:rPr>
          <w:rFonts w:eastAsia="Times New Roman"/>
          <w:color w:val="000000" w:themeColor="text1"/>
        </w:rPr>
        <w:t>:</w:t>
      </w:r>
      <w:r w:rsidRPr="00BB34CA" w:rsidR="39F93632">
        <w:rPr>
          <w:rFonts w:eastAsia="Times New Roman"/>
          <w:color w:val="000000" w:themeColor="text1"/>
        </w:rPr>
        <w:t xml:space="preserve"> </w:t>
      </w:r>
      <w:r w:rsidRPr="00BB34CA" w:rsidR="5AD1AB0A">
        <w:rPr>
          <w:rFonts w:eastAsia="Times New Roman"/>
          <w:color w:val="000000" w:themeColor="text1"/>
          <w:sz w:val="22"/>
          <w:szCs w:val="22"/>
        </w:rPr>
        <w:t>Household internet status</w:t>
      </w:r>
    </w:p>
    <w:p w:rsidR="3A39C56F" w:rsidP="6F0F9380" w:rsidRDefault="3A39C56F" w14:paraId="5B5D281E" w14:textId="147B240B">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 xml:space="preserve">H4b: </w:t>
      </w:r>
      <w:r w:rsidRPr="6F0F9380">
        <w:rPr>
          <w:rFonts w:eastAsia="Times New Roman"/>
          <w:color w:val="000000" w:themeColor="text1"/>
        </w:rPr>
        <w:t>Primarily attending a congregation that is currently streaming online worship will predict greater odds of online worship.</w:t>
      </w:r>
    </w:p>
    <w:p w:rsidR="0F09AA89" w:rsidP="00BB34CA" w:rsidRDefault="0F09AA89" w14:paraId="79333988" w14:textId="56A6F2B4">
      <w:pPr>
        <w:spacing w:before="200" w:after="200"/>
        <w:ind w:firstLine="810"/>
        <w:rPr>
          <w:rFonts w:eastAsia="Times New Roman"/>
          <w:color w:val="000000" w:themeColor="text1"/>
          <w:u w:val="single"/>
        </w:rPr>
      </w:pPr>
      <w:r w:rsidRPr="1F27946A">
        <w:rPr>
          <w:rFonts w:eastAsia="Times New Roman"/>
          <w:color w:val="000000" w:themeColor="text1"/>
          <w:u w:val="single"/>
        </w:rPr>
        <w:t>Associated variables:</w:t>
      </w:r>
    </w:p>
    <w:p w:rsidR="3A39C56F" w:rsidP="00BB34CA" w:rsidRDefault="3A39C56F" w14:paraId="2C4C3DD8" w14:textId="61C5DB53">
      <w:pPr>
        <w:pStyle w:val="ListParagraph"/>
        <w:numPr>
          <w:ilvl w:val="0"/>
          <w:numId w:val="37"/>
        </w:numPr>
      </w:pPr>
      <w:r w:rsidRPr="6F0F9380">
        <w:rPr>
          <w:rFonts w:eastAsia="Times New Roman"/>
          <w:color w:val="000000" w:themeColor="text1"/>
        </w:rPr>
        <w:t>COVIDCONG2</w:t>
      </w:r>
      <w:r w:rsidRPr="6F0F9380" w:rsidR="64BE1643">
        <w:rPr>
          <w:rFonts w:eastAsia="Times New Roman"/>
          <w:color w:val="000000" w:themeColor="text1"/>
        </w:rPr>
        <w:t>: Regardless of whether it is now open to the public, is the house of worship you attend most often CURRENTLY streaming or recording its services so that people can watch them online or on TV?</w:t>
      </w:r>
    </w:p>
    <w:p w:rsidR="3A39C56F" w:rsidP="00BB34CA" w:rsidRDefault="3A39C56F" w14:paraId="7D44A71F" w14:textId="45B11D28">
      <w:pPr>
        <w:pStyle w:val="ListParagraph"/>
        <w:numPr>
          <w:ilvl w:val="2"/>
          <w:numId w:val="19"/>
        </w:numPr>
        <w:spacing w:before="200" w:after="200"/>
        <w:ind w:left="792" w:hanging="342"/>
        <w:rPr>
          <w:rFonts w:eastAsia="Times New Roman"/>
          <w:color w:val="000000" w:themeColor="text1"/>
        </w:rPr>
      </w:pPr>
      <w:r w:rsidRPr="6F0F9380">
        <w:rPr>
          <w:rFonts w:eastAsia="Times New Roman"/>
          <w:b/>
          <w:bCs/>
          <w:color w:val="000000" w:themeColor="text1"/>
        </w:rPr>
        <w:t>H4c:</w:t>
      </w:r>
      <w:r w:rsidRPr="6F0F9380">
        <w:rPr>
          <w:rFonts w:eastAsia="Times New Roman"/>
          <w:color w:val="000000" w:themeColor="text1"/>
        </w:rPr>
        <w:t xml:space="preserve"> Primarily attending a congregation that is currently limiting the number of people that can attend at any one time will predict greater odds of online worship.</w:t>
      </w:r>
    </w:p>
    <w:p w:rsidR="32C21417" w:rsidP="00BB34CA" w:rsidRDefault="32C21417" w14:paraId="2FC8A4D6" w14:textId="3623E2B1">
      <w:pPr>
        <w:spacing w:before="200" w:after="200"/>
        <w:ind w:firstLine="810"/>
        <w:rPr>
          <w:rFonts w:eastAsia="Times New Roman"/>
          <w:color w:val="000000" w:themeColor="text1"/>
          <w:u w:val="single"/>
        </w:rPr>
      </w:pPr>
      <w:r w:rsidRPr="1F27946A">
        <w:rPr>
          <w:rFonts w:eastAsia="Times New Roman"/>
          <w:color w:val="000000" w:themeColor="text1"/>
          <w:u w:val="single"/>
        </w:rPr>
        <w:t>Associated variables:</w:t>
      </w:r>
    </w:p>
    <w:p w:rsidR="3A39C56F" w:rsidP="00BB34CA" w:rsidRDefault="3A39C56F" w14:paraId="6CA2D66A" w14:textId="0303CFA5">
      <w:pPr>
        <w:pStyle w:val="ListParagraph"/>
        <w:numPr>
          <w:ilvl w:val="0"/>
          <w:numId w:val="37"/>
        </w:numPr>
        <w:rPr>
          <w:rFonts w:eastAsia="Times New Roman"/>
          <w:color w:val="000000" w:themeColor="text1"/>
        </w:rPr>
      </w:pPr>
      <w:r w:rsidRPr="6F0F9380">
        <w:rPr>
          <w:rFonts w:eastAsia="Times New Roman"/>
          <w:color w:val="000000" w:themeColor="text1"/>
        </w:rPr>
        <w:t>CONGRESTRICT1_c</w:t>
      </w:r>
      <w:r w:rsidRPr="6F0F9380" w:rsidR="608EC07D">
        <w:rPr>
          <w:rFonts w:eastAsia="Times New Roman"/>
          <w:color w:val="000000" w:themeColor="text1"/>
        </w:rPr>
        <w:t xml:space="preserve">: </w:t>
      </w:r>
      <w:r w:rsidRPr="6F0F9380" w:rsidR="52DE3E8B">
        <w:rPr>
          <w:rFonts w:eastAsia="Times New Roman"/>
          <w:color w:val="000000" w:themeColor="text1"/>
        </w:rPr>
        <w:t xml:space="preserve">Are you primarily attending a congregation that’s currently limiting the number of people that can attend at any one time? </w:t>
      </w:r>
      <w:r w:rsidRPr="6F0F9380" w:rsidR="3CCA2653">
        <w:rPr>
          <w:rFonts w:eastAsia="Times New Roman"/>
          <w:color w:val="000000" w:themeColor="text1"/>
        </w:rPr>
        <w:t xml:space="preserve">  </w:t>
      </w:r>
    </w:p>
    <w:p w:rsidR="3FB2721D" w:rsidP="1F27946A" w:rsidRDefault="372F5171" w14:paraId="2A4A2C92" w14:textId="17A5CAEC">
      <w:pPr>
        <w:pStyle w:val="ListParagraph"/>
        <w:numPr>
          <w:ilvl w:val="1"/>
          <w:numId w:val="9"/>
        </w:numPr>
        <w:rPr>
          <w:rFonts w:eastAsia="Times New Roman"/>
          <w:color w:val="000000" w:themeColor="text1"/>
        </w:rPr>
      </w:pPr>
      <w:r w:rsidRPr="1F27946A">
        <w:rPr>
          <w:rFonts w:eastAsia="Times New Roman"/>
          <w:color w:val="000000" w:themeColor="text1"/>
        </w:rPr>
        <w:t xml:space="preserve">Yes, my house of worship is doing this. </w:t>
      </w:r>
    </w:p>
    <w:p w:rsidR="3FB2721D" w:rsidP="6F0F9380" w:rsidRDefault="7DB89AF5" w14:paraId="581A3718" w14:textId="4E667BE7">
      <w:pPr>
        <w:pStyle w:val="ListParagraph"/>
        <w:numPr>
          <w:ilvl w:val="1"/>
          <w:numId w:val="9"/>
        </w:numPr>
        <w:rPr>
          <w:rFonts w:eastAsia="Times New Roman"/>
          <w:color w:val="000000" w:themeColor="text1"/>
        </w:rPr>
      </w:pPr>
      <w:r w:rsidRPr="6F0F9380">
        <w:rPr>
          <w:rFonts w:eastAsia="Times New Roman"/>
          <w:color w:val="000000" w:themeColor="text1"/>
        </w:rPr>
        <w:t xml:space="preserve">No, my house of worship is not doing this. </w:t>
      </w:r>
    </w:p>
    <w:p w:rsidR="7DB89AF5" w:rsidP="6F0F9380" w:rsidRDefault="7DB89AF5" w14:paraId="5A369733" w14:textId="4CAC2149">
      <w:pPr>
        <w:pStyle w:val="ListParagraph"/>
        <w:numPr>
          <w:ilvl w:val="1"/>
          <w:numId w:val="9"/>
        </w:numPr>
        <w:rPr>
          <w:rFonts w:eastAsia="Times New Roman"/>
        </w:rPr>
      </w:pPr>
      <w:r w:rsidRPr="6F0F9380">
        <w:rPr>
          <w:rFonts w:eastAsia="Times New Roman"/>
          <w:color w:val="000000" w:themeColor="text1"/>
        </w:rPr>
        <w:t xml:space="preserve">Not sure. </w:t>
      </w:r>
    </w:p>
    <w:p w:rsidR="3A39C56F" w:rsidP="00BB34CA" w:rsidRDefault="3A39C56F" w14:paraId="15FDC2FD" w14:textId="5633B5AB">
      <w:pPr>
        <w:pStyle w:val="ListParagraph"/>
        <w:numPr>
          <w:ilvl w:val="1"/>
          <w:numId w:val="19"/>
        </w:numPr>
        <w:spacing w:before="200" w:after="200"/>
        <w:ind w:left="360"/>
        <w:rPr>
          <w:rFonts w:eastAsia="Times New Roman"/>
          <w:color w:val="000000" w:themeColor="text1"/>
        </w:rPr>
      </w:pPr>
      <w:r w:rsidRPr="6F0F9380">
        <w:rPr>
          <w:rFonts w:eastAsia="Times New Roman"/>
          <w:b/>
          <w:bCs/>
          <w:color w:val="000000" w:themeColor="text1"/>
        </w:rPr>
        <w:t>H5:</w:t>
      </w:r>
      <w:r w:rsidRPr="6F0F9380">
        <w:rPr>
          <w:rFonts w:eastAsia="Times New Roman"/>
          <w:color w:val="000000" w:themeColor="text1"/>
        </w:rPr>
        <w:t xml:space="preserve"> Indirect structural facilitators—constraints to in-person worship—will predict greater odds of online worship.</w:t>
      </w:r>
    </w:p>
    <w:p w:rsidR="3A39C56F" w:rsidP="00BB34CA" w:rsidRDefault="3A39C56F" w14:paraId="0AAAD102" w14:textId="1848C2DB">
      <w:pPr>
        <w:pStyle w:val="ListParagraph"/>
        <w:numPr>
          <w:ilvl w:val="2"/>
          <w:numId w:val="19"/>
        </w:numPr>
        <w:spacing w:before="200" w:after="200"/>
        <w:ind w:left="792" w:hanging="342"/>
        <w:rPr>
          <w:rFonts w:eastAsia="Times New Roman"/>
          <w:color w:val="000000" w:themeColor="text1"/>
        </w:rPr>
      </w:pPr>
      <w:r w:rsidRPr="6F0F9380">
        <w:rPr>
          <w:rFonts w:eastAsia="Times New Roman"/>
          <w:b/>
          <w:bCs/>
          <w:color w:val="000000" w:themeColor="text1"/>
        </w:rPr>
        <w:t>H5a:</w:t>
      </w:r>
      <w:r w:rsidRPr="6F0F9380">
        <w:rPr>
          <w:rFonts w:eastAsia="Times New Roman"/>
          <w:color w:val="000000" w:themeColor="text1"/>
        </w:rPr>
        <w:t xml:space="preserve"> Primarily attending a congregation that is closed to in-person worship will predict greater odds of online worship.</w:t>
      </w:r>
    </w:p>
    <w:p w:rsidR="2A09222A" w:rsidP="1F27946A" w:rsidRDefault="2A09222A" w14:paraId="77DFF031" w14:textId="7427D5D6">
      <w:pPr>
        <w:spacing w:before="200" w:after="200"/>
        <w:ind w:firstLine="720"/>
        <w:rPr>
          <w:rFonts w:eastAsia="Times New Roman"/>
          <w:color w:val="000000" w:themeColor="text1"/>
          <w:u w:val="single"/>
        </w:rPr>
      </w:pPr>
      <w:r w:rsidRPr="1F27946A">
        <w:rPr>
          <w:rFonts w:eastAsia="Times New Roman"/>
          <w:color w:val="000000" w:themeColor="text1"/>
          <w:u w:val="single"/>
        </w:rPr>
        <w:t>Associated variables:</w:t>
      </w:r>
    </w:p>
    <w:p w:rsidR="3A39C56F" w:rsidP="00BB34CA" w:rsidRDefault="3A39C56F" w14:paraId="26D4AE17" w14:textId="0205C670">
      <w:pPr>
        <w:pStyle w:val="ListParagraph"/>
        <w:numPr>
          <w:ilvl w:val="0"/>
          <w:numId w:val="37"/>
        </w:numPr>
        <w:spacing w:before="200" w:after="200"/>
      </w:pPr>
      <w:r w:rsidRPr="1F27946A">
        <w:rPr>
          <w:rFonts w:eastAsia="Times New Roman"/>
          <w:color w:val="000000" w:themeColor="text1"/>
        </w:rPr>
        <w:t>COVIDCONG3</w:t>
      </w:r>
      <w:r w:rsidRPr="1F27946A" w:rsidR="4ED508DE">
        <w:rPr>
          <w:rFonts w:eastAsia="Times New Roman"/>
          <w:color w:val="000000" w:themeColor="text1"/>
        </w:rPr>
        <w:t xml:space="preserve">: Which of the following best describes the current operating status of the house of worship you attend most often? </w:t>
      </w:r>
      <w:r w:rsidRPr="1F27946A">
        <w:rPr>
          <w:rFonts w:eastAsia="Times New Roman"/>
          <w:color w:val="000000" w:themeColor="text1"/>
        </w:rPr>
        <w:t>[answered “it is NOT open to the public”]</w:t>
      </w:r>
      <w:r w:rsidRPr="1F27946A" w:rsidR="7847693A">
        <w:rPr>
          <w:rFonts w:eastAsia="Times New Roman"/>
          <w:color w:val="000000" w:themeColor="text1"/>
        </w:rPr>
        <w:t>:</w:t>
      </w:r>
    </w:p>
    <w:p w:rsidR="3A39C56F" w:rsidP="00BB34CA" w:rsidRDefault="3A39C56F" w14:paraId="403991AF" w14:textId="4ACC6DB0">
      <w:pPr>
        <w:pStyle w:val="ListParagraph"/>
        <w:numPr>
          <w:ilvl w:val="0"/>
          <w:numId w:val="2"/>
        </w:numPr>
        <w:spacing w:before="200" w:after="200"/>
        <w:ind w:left="810"/>
        <w:rPr>
          <w:rFonts w:eastAsia="Times New Roman"/>
          <w:color w:val="000000" w:themeColor="text1"/>
        </w:rPr>
      </w:pPr>
      <w:r w:rsidRPr="1F27946A">
        <w:rPr>
          <w:rFonts w:eastAsia="Times New Roman"/>
          <w:b/>
          <w:bCs/>
          <w:color w:val="000000" w:themeColor="text1"/>
        </w:rPr>
        <w:t>H5b:</w:t>
      </w:r>
      <w:r w:rsidRPr="1F27946A">
        <w:rPr>
          <w:rFonts w:eastAsia="Times New Roman"/>
          <w:color w:val="000000" w:themeColor="text1"/>
        </w:rPr>
        <w:t xml:space="preserve"> Primarily attending a congregation that is open but with changes to in-person worship will </w:t>
      </w:r>
      <w:r w:rsidRPr="1F27946A" w:rsidR="1A027619">
        <w:rPr>
          <w:rFonts w:eastAsia="Times New Roman"/>
          <w:color w:val="000000" w:themeColor="text1"/>
        </w:rPr>
        <w:t>be greater</w:t>
      </w:r>
      <w:r w:rsidRPr="1F27946A">
        <w:rPr>
          <w:rFonts w:eastAsia="Times New Roman"/>
          <w:color w:val="000000" w:themeColor="text1"/>
        </w:rPr>
        <w:t xml:space="preserve"> odds of online worship.</w:t>
      </w:r>
    </w:p>
    <w:p w:rsidR="3D90DAED" w:rsidP="00BB34CA" w:rsidRDefault="3D90DAED" w14:paraId="57A6A7D1" w14:textId="4966F012">
      <w:pPr>
        <w:spacing w:before="200" w:after="200"/>
        <w:ind w:firstLine="720"/>
        <w:rPr>
          <w:rFonts w:eastAsia="Times New Roman"/>
          <w:color w:val="000000" w:themeColor="text1"/>
          <w:u w:val="single"/>
        </w:rPr>
      </w:pPr>
      <w:r w:rsidRPr="1F27946A">
        <w:rPr>
          <w:rFonts w:eastAsia="Times New Roman"/>
          <w:color w:val="000000" w:themeColor="text1"/>
          <w:u w:val="single"/>
        </w:rPr>
        <w:t>Associated variables:</w:t>
      </w:r>
    </w:p>
    <w:p w:rsidR="3A39C56F" w:rsidP="00BB34CA" w:rsidRDefault="3A39C56F" w14:paraId="689B391D" w14:textId="4A3626BC">
      <w:pPr>
        <w:pStyle w:val="ListParagraph"/>
        <w:numPr>
          <w:ilvl w:val="0"/>
          <w:numId w:val="37"/>
        </w:numPr>
      </w:pPr>
      <w:r w:rsidRPr="6F0F9380">
        <w:rPr>
          <w:rFonts w:eastAsia="Times New Roman"/>
          <w:color w:val="000000" w:themeColor="text1"/>
        </w:rPr>
        <w:t>COVIDCONG3</w:t>
      </w:r>
      <w:r w:rsidRPr="6F0F9380" w:rsidR="0B46D508">
        <w:rPr>
          <w:rFonts w:eastAsia="Times New Roman"/>
          <w:color w:val="000000" w:themeColor="text1"/>
        </w:rPr>
        <w:t>:</w:t>
      </w:r>
      <w:r w:rsidRPr="6F0F9380" w:rsidR="0B46D508">
        <w:rPr>
          <w:rFonts w:eastAsia="Times New Roman"/>
          <w:color w:val="000000" w:themeColor="text1"/>
          <w:sz w:val="32"/>
          <w:szCs w:val="32"/>
        </w:rPr>
        <w:t xml:space="preserve"> </w:t>
      </w:r>
      <w:r w:rsidRPr="6F0F9380" w:rsidR="0B46D508">
        <w:rPr>
          <w:rFonts w:eastAsia="Times New Roman"/>
          <w:color w:val="000000" w:themeColor="text1"/>
        </w:rPr>
        <w:t xml:space="preserve">Which of the following best describes the current operating status of the house of worship you attend most often? </w:t>
      </w:r>
      <w:r w:rsidRPr="6F0F9380">
        <w:rPr>
          <w:rFonts w:eastAsia="Times New Roman"/>
          <w:color w:val="000000" w:themeColor="text1"/>
        </w:rPr>
        <w:t>[answered “it is open to the public for religious services, but has made changes …”]</w:t>
      </w:r>
      <w:r w:rsidRPr="6F0F9380" w:rsidR="15591719">
        <w:rPr>
          <w:rFonts w:eastAsia="Times New Roman"/>
          <w:color w:val="000000" w:themeColor="text1"/>
        </w:rPr>
        <w:t>:</w:t>
      </w:r>
    </w:p>
    <w:p w:rsidR="3A39C56F" w:rsidP="6F0F9380" w:rsidRDefault="3A39C56F" w14:paraId="4B0966CB" w14:textId="1331BB22">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H5c:</w:t>
      </w:r>
      <w:r w:rsidRPr="6F0F9380">
        <w:rPr>
          <w:rFonts w:eastAsia="Times New Roman"/>
          <w:color w:val="000000" w:themeColor="text1"/>
        </w:rPr>
        <w:t xml:space="preserve"> Primarily attending a congregation requiring people to stay at least 6ft away from each other will predict greater odds of online worship.</w:t>
      </w:r>
    </w:p>
    <w:p w:rsidR="4901008A" w:rsidP="1F27946A" w:rsidRDefault="4901008A" w14:paraId="381626D1" w14:textId="42DFE118">
      <w:pPr>
        <w:pStyle w:val="ListParagraph"/>
        <w:spacing w:before="200" w:after="200"/>
        <w:ind w:left="792"/>
        <w:rPr>
          <w:rFonts w:eastAsia="Times New Roman"/>
          <w:color w:val="000000" w:themeColor="text1"/>
          <w:u w:val="single"/>
        </w:rPr>
      </w:pPr>
      <w:r w:rsidRPr="1F27946A">
        <w:rPr>
          <w:rFonts w:eastAsia="Times New Roman"/>
          <w:color w:val="000000" w:themeColor="text1"/>
          <w:u w:val="single"/>
        </w:rPr>
        <w:t>Associated variables:</w:t>
      </w:r>
    </w:p>
    <w:p w:rsidRPr="00BB34CA" w:rsidR="3A39C56F" w:rsidP="00BB34CA" w:rsidRDefault="3A39C56F" w14:paraId="2C1AC838" w14:textId="5A8E13DF">
      <w:pPr>
        <w:pStyle w:val="ListParagraph"/>
        <w:numPr>
          <w:ilvl w:val="0"/>
          <w:numId w:val="37"/>
        </w:numPr>
        <w:spacing w:before="200" w:after="200"/>
        <w:rPr>
          <w:rFonts w:eastAsia="Times New Roman"/>
          <w:color w:val="000000" w:themeColor="text1"/>
          <w:sz w:val="20"/>
          <w:szCs w:val="20"/>
        </w:rPr>
      </w:pPr>
      <w:r w:rsidRPr="00BB34CA">
        <w:rPr>
          <w:rFonts w:eastAsia="Times New Roman"/>
          <w:color w:val="000000" w:themeColor="text1"/>
        </w:rPr>
        <w:t>CONGRESTRICT1_a</w:t>
      </w:r>
      <w:r w:rsidRPr="00BB34CA" w:rsidR="434E29D1">
        <w:rPr>
          <w:rFonts w:eastAsia="Times New Roman"/>
          <w:color w:val="000000" w:themeColor="text1"/>
        </w:rPr>
        <w:t>:</w:t>
      </w:r>
      <w:r w:rsidRPr="00BB34CA" w:rsidR="1C28C429">
        <w:rPr>
          <w:rFonts w:eastAsia="Times New Roman"/>
          <w:color w:val="000000" w:themeColor="text1"/>
        </w:rPr>
        <w:t xml:space="preserve"> </w:t>
      </w:r>
      <w:r w:rsidRPr="00BB34CA" w:rsidR="434E29D1">
        <w:rPr>
          <w:rFonts w:eastAsia="Times New Roman"/>
          <w:color w:val="000000" w:themeColor="text1"/>
        </w:rPr>
        <w:t>Which of the following, if any, is the house of worship you attend most often CURRENTLY doing as a result of the coronavirus outbreak?</w:t>
      </w:r>
    </w:p>
    <w:p w:rsidR="2938B592" w:rsidP="6F0F9380" w:rsidRDefault="2938B592" w14:paraId="7C894E84" w14:textId="00829C29">
      <w:pPr>
        <w:pStyle w:val="ListParagraph"/>
        <w:spacing w:before="200" w:after="200"/>
        <w:ind w:left="1872"/>
        <w:rPr>
          <w:rFonts w:eastAsia="Times New Roman"/>
          <w:color w:val="000000" w:themeColor="text1"/>
        </w:rPr>
      </w:pPr>
      <w:r w:rsidRPr="6F0F9380">
        <w:rPr>
          <w:rFonts w:eastAsia="Times New Roman"/>
          <w:color w:val="000000" w:themeColor="text1"/>
        </w:rPr>
        <w:t>[</w:t>
      </w:r>
      <w:r w:rsidRPr="6F0F9380" w:rsidR="434E29D1">
        <w:rPr>
          <w:rFonts w:eastAsia="Times New Roman"/>
          <w:color w:val="000000" w:themeColor="text1"/>
        </w:rPr>
        <w:t>Requiring people to stay at least 6 feet away from each other</w:t>
      </w:r>
      <w:r w:rsidRPr="6F0F9380" w:rsidR="36E56AB3">
        <w:rPr>
          <w:rFonts w:eastAsia="Times New Roman"/>
          <w:color w:val="000000" w:themeColor="text1"/>
        </w:rPr>
        <w:t>]</w:t>
      </w:r>
    </w:p>
    <w:p w:rsidR="3A39C56F" w:rsidP="6F0F9380" w:rsidRDefault="3A39C56F" w14:paraId="7F47FC78" w14:textId="5021C1FD">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H5d:</w:t>
      </w:r>
      <w:r w:rsidRPr="6F0F9380">
        <w:rPr>
          <w:rFonts w:eastAsia="Times New Roman"/>
          <w:color w:val="000000" w:themeColor="text1"/>
        </w:rPr>
        <w:t xml:space="preserve"> Primarily attending a congregation requiring people to wear masks will predict greater odds of online worship.</w:t>
      </w:r>
    </w:p>
    <w:p w:rsidRPr="00C94C30" w:rsidR="6F0F9380" w:rsidP="00C94C30" w:rsidRDefault="38ECFEFF" w14:paraId="62B529E0" w14:textId="1A774ACE">
      <w:pPr>
        <w:pStyle w:val="ListParagraph"/>
        <w:spacing w:before="200" w:after="200"/>
        <w:ind w:left="792"/>
        <w:rPr>
          <w:rFonts w:eastAsia="Times New Roman"/>
          <w:color w:val="000000" w:themeColor="text1"/>
          <w:u w:val="single"/>
        </w:rPr>
      </w:pPr>
      <w:r w:rsidRPr="1F27946A">
        <w:rPr>
          <w:rFonts w:eastAsia="Times New Roman"/>
          <w:color w:val="000000" w:themeColor="text1"/>
          <w:u w:val="single"/>
        </w:rPr>
        <w:t>Associated variables:</w:t>
      </w:r>
    </w:p>
    <w:p w:rsidR="3A39C56F" w:rsidP="00C94C30" w:rsidRDefault="3A39C56F" w14:paraId="74461EC2" w14:textId="01C98D9B">
      <w:pPr>
        <w:pStyle w:val="ListParagraph"/>
        <w:numPr>
          <w:ilvl w:val="0"/>
          <w:numId w:val="37"/>
        </w:numPr>
        <w:spacing w:before="200" w:after="200"/>
        <w:rPr>
          <w:rFonts w:eastAsia="Times New Roman"/>
          <w:color w:val="000000" w:themeColor="text1"/>
        </w:rPr>
      </w:pPr>
      <w:r w:rsidRPr="6F0F9380">
        <w:rPr>
          <w:rFonts w:eastAsia="Times New Roman"/>
          <w:color w:val="000000" w:themeColor="text1"/>
        </w:rPr>
        <w:t>CONGRESTRICT1_b</w:t>
      </w:r>
      <w:r w:rsidRPr="6F0F9380" w:rsidR="0A92F292">
        <w:rPr>
          <w:rFonts w:eastAsia="Times New Roman"/>
          <w:color w:val="000000" w:themeColor="text1"/>
        </w:rPr>
        <w:t xml:space="preserve">: </w:t>
      </w:r>
      <w:r w:rsidRPr="6F0F9380" w:rsidR="48DA9881">
        <w:rPr>
          <w:rFonts w:eastAsia="Times New Roman"/>
          <w:color w:val="000000" w:themeColor="text1"/>
        </w:rPr>
        <w:t xml:space="preserve">Which of the following, if any, is the house of worship you attend most often CURRENTLY doing as a result of the coronavirus outbreak?  </w:t>
      </w:r>
      <w:r>
        <w:tab/>
      </w:r>
    </w:p>
    <w:p w:rsidR="22F42F37" w:rsidP="6F0F9380" w:rsidRDefault="22F42F37" w14:paraId="002963D4" w14:textId="1FBAA697">
      <w:pPr>
        <w:pStyle w:val="ListParagraph"/>
        <w:spacing w:before="200" w:after="200"/>
        <w:ind w:left="792" w:firstLine="720"/>
        <w:rPr>
          <w:rFonts w:eastAsia="Times New Roman"/>
          <w:color w:val="000000" w:themeColor="text1"/>
        </w:rPr>
      </w:pPr>
      <w:r w:rsidRPr="6F0F9380">
        <w:rPr>
          <w:rFonts w:eastAsia="Times New Roman"/>
          <w:color w:val="000000" w:themeColor="text1"/>
        </w:rPr>
        <w:t>[</w:t>
      </w:r>
      <w:r w:rsidRPr="6F0F9380" w:rsidR="48DA9881">
        <w:rPr>
          <w:rFonts w:eastAsia="Times New Roman"/>
          <w:color w:val="000000" w:themeColor="text1"/>
        </w:rPr>
        <w:t>Requiring people to wear masks</w:t>
      </w:r>
      <w:r w:rsidRPr="6F0F9380" w:rsidR="412B1C39">
        <w:rPr>
          <w:rFonts w:eastAsia="Times New Roman"/>
          <w:color w:val="000000" w:themeColor="text1"/>
        </w:rPr>
        <w:t>]</w:t>
      </w:r>
    </w:p>
    <w:p w:rsidR="3A39C56F" w:rsidP="6F0F9380" w:rsidRDefault="3A39C56F" w14:paraId="31681BC5" w14:textId="318C693F">
      <w:pPr>
        <w:pStyle w:val="ListParagraph"/>
        <w:numPr>
          <w:ilvl w:val="1"/>
          <w:numId w:val="19"/>
        </w:numPr>
        <w:spacing w:before="200" w:after="200"/>
        <w:ind w:left="360"/>
        <w:rPr>
          <w:rFonts w:eastAsia="Times New Roman"/>
          <w:color w:val="000000" w:themeColor="text1"/>
        </w:rPr>
      </w:pPr>
      <w:r w:rsidRPr="6F0F9380">
        <w:rPr>
          <w:rFonts w:eastAsia="Times New Roman"/>
          <w:b/>
          <w:bCs/>
          <w:color w:val="000000" w:themeColor="text1"/>
        </w:rPr>
        <w:t>H6:</w:t>
      </w:r>
      <w:r w:rsidRPr="6F0F9380">
        <w:rPr>
          <w:rFonts w:eastAsia="Times New Roman"/>
          <w:color w:val="000000" w:themeColor="text1"/>
        </w:rPr>
        <w:t xml:space="preserve"> Opposition to restrictions on embodied practices will predict greater odds of in-person worship.</w:t>
      </w:r>
    </w:p>
    <w:p w:rsidR="3A39C56F" w:rsidP="6F0F9380" w:rsidRDefault="3A39C56F" w14:paraId="09A1BFF7" w14:textId="7D88371E">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H6a:</w:t>
      </w:r>
      <w:r w:rsidRPr="6F0F9380">
        <w:rPr>
          <w:rFonts w:eastAsia="Times New Roman"/>
          <w:color w:val="000000" w:themeColor="text1"/>
        </w:rPr>
        <w:t xml:space="preserve"> Opposition to limitations/prohibitions on singing at in-person worship will predict greater odds of in-person worship.</w:t>
      </w:r>
    </w:p>
    <w:p w:rsidR="5AA806A3" w:rsidP="1F27946A" w:rsidRDefault="5AA806A3" w14:paraId="5AEA1B0D" w14:textId="7DF22740">
      <w:pPr>
        <w:pStyle w:val="ListParagraph"/>
        <w:spacing w:before="200" w:after="200"/>
        <w:ind w:left="792"/>
        <w:rPr>
          <w:rFonts w:eastAsia="Times New Roman"/>
          <w:color w:val="000000" w:themeColor="text1"/>
          <w:u w:val="single"/>
        </w:rPr>
      </w:pPr>
      <w:r w:rsidRPr="1F27946A">
        <w:rPr>
          <w:rFonts w:eastAsia="Times New Roman"/>
          <w:color w:val="000000" w:themeColor="text1"/>
          <w:u w:val="single"/>
        </w:rPr>
        <w:t>Associated variables:</w:t>
      </w:r>
    </w:p>
    <w:p w:rsidR="3A39C56F" w:rsidP="00C94C30" w:rsidRDefault="3A39C56F" w14:paraId="51771603" w14:textId="2FBF2C12">
      <w:pPr>
        <w:pStyle w:val="ListParagraph"/>
        <w:numPr>
          <w:ilvl w:val="0"/>
          <w:numId w:val="37"/>
        </w:numPr>
        <w:spacing w:before="200" w:after="200"/>
      </w:pPr>
      <w:r w:rsidRPr="6F0F9380">
        <w:rPr>
          <w:rFonts w:eastAsia="Times New Roman"/>
          <w:color w:val="000000" w:themeColor="text1"/>
        </w:rPr>
        <w:t>CONGRESTRICT2_d</w:t>
      </w:r>
      <w:r w:rsidRPr="6F0F9380" w:rsidR="60C0169F">
        <w:rPr>
          <w:rFonts w:eastAsia="Times New Roman"/>
          <w:color w:val="000000" w:themeColor="text1"/>
        </w:rPr>
        <w:t>: Which of the following, if any, is the house of worship you attend most often CURRENTLY doing as a result of the coronavirus outbreak?    Limiting or prohibiting communal singing</w:t>
      </w:r>
    </w:p>
    <w:p w:rsidR="3A39C56F" w:rsidP="6F0F9380" w:rsidRDefault="3A39C56F" w14:paraId="65C41A66" w14:textId="2E73DB4E">
      <w:pPr>
        <w:pStyle w:val="ListParagraph"/>
        <w:numPr>
          <w:ilvl w:val="1"/>
          <w:numId w:val="19"/>
        </w:numPr>
        <w:spacing w:before="200" w:after="200"/>
        <w:ind w:left="360"/>
        <w:rPr>
          <w:rFonts w:eastAsia="Times New Roman"/>
          <w:color w:val="000000" w:themeColor="text1"/>
        </w:rPr>
      </w:pPr>
      <w:r w:rsidRPr="6F0F9380">
        <w:rPr>
          <w:rFonts w:eastAsia="Times New Roman"/>
          <w:b/>
          <w:bCs/>
          <w:color w:val="000000" w:themeColor="text1"/>
        </w:rPr>
        <w:t>H7:</w:t>
      </w:r>
      <w:r w:rsidRPr="6F0F9380">
        <w:rPr>
          <w:rFonts w:eastAsia="Times New Roman"/>
          <w:color w:val="000000" w:themeColor="text1"/>
        </w:rPr>
        <w:t xml:space="preserve"> Cues to action will predict greater odds of online worship.</w:t>
      </w:r>
    </w:p>
    <w:p w:rsidR="3A39C56F" w:rsidP="6F0F9380" w:rsidRDefault="3A39C56F" w14:paraId="2EE605ED" w14:textId="09588629">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H7a:</w:t>
      </w:r>
      <w:r w:rsidRPr="6F0F9380">
        <w:rPr>
          <w:rFonts w:eastAsia="Times New Roman"/>
          <w:color w:val="000000" w:themeColor="text1"/>
        </w:rPr>
        <w:t xml:space="preserve"> Hearing a sermon about COVID-19 spread will predict greater odds of online worship</w:t>
      </w:r>
    </w:p>
    <w:p w:rsidR="00C94C30" w:rsidP="00C94C30" w:rsidRDefault="00C94C30" w14:paraId="3E7B25B4" w14:textId="77777777">
      <w:pPr>
        <w:pStyle w:val="ListParagraph"/>
        <w:spacing w:before="200" w:after="200"/>
        <w:ind w:left="792"/>
        <w:rPr>
          <w:rFonts w:eastAsia="Times New Roman"/>
          <w:color w:val="000000" w:themeColor="text1"/>
          <w:u w:val="single"/>
        </w:rPr>
      </w:pPr>
      <w:r w:rsidRPr="1F27946A">
        <w:rPr>
          <w:rFonts w:eastAsia="Times New Roman"/>
          <w:color w:val="000000" w:themeColor="text1"/>
          <w:u w:val="single"/>
        </w:rPr>
        <w:t>Associated variables:</w:t>
      </w:r>
    </w:p>
    <w:p w:rsidRPr="00C94C30" w:rsidR="00C94C30" w:rsidP="00C94C30" w:rsidRDefault="00C94C30" w14:paraId="1A905202" w14:textId="553B6396">
      <w:pPr>
        <w:pStyle w:val="ListParagraph"/>
        <w:numPr>
          <w:ilvl w:val="0"/>
          <w:numId w:val="37"/>
        </w:numPr>
        <w:spacing w:before="200" w:after="200"/>
      </w:pPr>
      <w:r w:rsidRPr="6F0F9380">
        <w:rPr>
          <w:rFonts w:eastAsia="Times New Roman"/>
          <w:color w:val="000000" w:themeColor="text1"/>
        </w:rPr>
        <w:t>SERMONISSUE_c</w:t>
      </w:r>
      <w:r>
        <w:rPr>
          <w:rFonts w:eastAsia="Times New Roman"/>
          <w:color w:val="000000" w:themeColor="text1"/>
        </w:rPr>
        <w:t xml:space="preserve"> (</w:t>
      </w:r>
      <w:r w:rsidRPr="6F0F9380">
        <w:rPr>
          <w:rFonts w:eastAsia="Times New Roman"/>
          <w:color w:val="000000" w:themeColor="text1"/>
          <w:sz w:val="20"/>
          <w:szCs w:val="20"/>
        </w:rPr>
        <w:t xml:space="preserve">SERMONISSUE_c_W70): </w:t>
      </w:r>
      <w:r w:rsidRPr="6F0F9380">
        <w:rPr>
          <w:rFonts w:eastAsia="Times New Roman"/>
          <w:color w:val="000000" w:themeColor="text1"/>
        </w:rPr>
        <w:t>In the past few months have you heard any sermons in person, online or on TV that expressed any of the following?    The importance of taking steps to limit the spread of the coronavirus</w:t>
      </w:r>
    </w:p>
    <w:p w:rsidR="0AB4DA07" w:rsidP="6F0F9380" w:rsidRDefault="0AB4DA07" w14:paraId="0DD2B1D4" w14:textId="5693F1E4">
      <w:pPr>
        <w:pStyle w:val="ListParagraph"/>
        <w:numPr>
          <w:ilvl w:val="2"/>
          <w:numId w:val="19"/>
        </w:numPr>
        <w:spacing w:before="200" w:after="200"/>
        <w:ind w:left="792"/>
        <w:rPr>
          <w:rFonts w:eastAsia="Times New Roman"/>
          <w:color w:val="000000" w:themeColor="text1"/>
        </w:rPr>
      </w:pPr>
      <w:r w:rsidRPr="6F0F9380">
        <w:rPr>
          <w:rFonts w:eastAsia="Times New Roman"/>
          <w:b/>
          <w:bCs/>
          <w:color w:val="000000" w:themeColor="text1"/>
        </w:rPr>
        <w:t>H7b:</w:t>
      </w:r>
      <w:r w:rsidRPr="6F0F9380">
        <w:rPr>
          <w:rFonts w:eastAsia="Times New Roman"/>
          <w:color w:val="000000" w:themeColor="text1"/>
        </w:rPr>
        <w:t xml:space="preserve"> Knowledge of contact tracing will predict greater odds of online worship.</w:t>
      </w:r>
    </w:p>
    <w:p w:rsidRPr="00C94C30" w:rsidR="00C94C30" w:rsidP="00C94C30" w:rsidRDefault="00C94C30" w14:paraId="22780863" w14:textId="3516ACE9">
      <w:pPr>
        <w:pStyle w:val="ListParagraph"/>
        <w:spacing w:before="200" w:after="200"/>
        <w:ind w:left="792"/>
        <w:rPr>
          <w:rFonts w:eastAsia="Times New Roman"/>
          <w:color w:val="000000" w:themeColor="text1"/>
          <w:u w:val="single"/>
        </w:rPr>
      </w:pPr>
      <w:r w:rsidRPr="1F27946A">
        <w:rPr>
          <w:rFonts w:eastAsia="Times New Roman"/>
          <w:color w:val="000000" w:themeColor="text1"/>
          <w:u w:val="single"/>
        </w:rPr>
        <w:t>Associated variables:</w:t>
      </w:r>
    </w:p>
    <w:p w:rsidR="01F20741" w:rsidP="00C94C30" w:rsidRDefault="3A39C56F" w14:paraId="68016A9E" w14:textId="7FF2EB2B">
      <w:pPr>
        <w:pStyle w:val="ListParagraph"/>
        <w:numPr>
          <w:ilvl w:val="0"/>
          <w:numId w:val="37"/>
        </w:numPr>
        <w:spacing w:before="200" w:after="200"/>
      </w:pPr>
      <w:r w:rsidRPr="6F0F9380">
        <w:rPr>
          <w:rFonts w:eastAsia="Times New Roman"/>
          <w:color w:val="000000" w:themeColor="text1"/>
        </w:rPr>
        <w:t>CTKNOW1</w:t>
      </w:r>
      <w:r w:rsidRPr="6F0F9380" w:rsidR="4DA309F4">
        <w:rPr>
          <w:rFonts w:eastAsia="Times New Roman"/>
          <w:color w:val="000000" w:themeColor="text1"/>
        </w:rPr>
        <w:t xml:space="preserve">: </w:t>
      </w:r>
      <w:r w:rsidRPr="6F0F9380" w:rsidR="6B6E7250">
        <w:rPr>
          <w:rFonts w:eastAsia="Times New Roman"/>
          <w:color w:val="000000" w:themeColor="text1"/>
        </w:rPr>
        <w:t>How much, if at all, have you seen or heard about public health officials using a process called “contact tracing” to gather information to try to prevent the spread of infectious diseases such as COVID-19?</w:t>
      </w:r>
    </w:p>
    <w:p w:rsidR="3A39C56F" w:rsidP="00C94C30" w:rsidRDefault="3A39C56F" w14:paraId="4E6C8E1D" w14:textId="1D25C7CF">
      <w:pPr>
        <w:pStyle w:val="a1"/>
        <w:numPr>
          <w:ilvl w:val="0"/>
          <w:numId w:val="38"/>
        </w:numPr>
        <w:ind w:left="360"/>
      </w:pPr>
      <w:r w:rsidRPr="6F0F9380">
        <w:rPr>
          <w:rFonts w:ascii="Times New Roman" w:hAnsi="Times New Roman" w:eastAsia="Times New Roman" w:cs="Times New Roman"/>
          <w:b/>
          <w:bCs/>
          <w:color w:val="000000" w:themeColor="text1"/>
        </w:rPr>
        <w:t>H8:</w:t>
      </w:r>
      <w:r w:rsidRPr="6F0F9380">
        <w:rPr>
          <w:rFonts w:ascii="Times New Roman" w:hAnsi="Times New Roman" w:eastAsia="Times New Roman" w:cs="Times New Roman"/>
          <w:color w:val="000000" w:themeColor="text1"/>
        </w:rPr>
        <w:t xml:space="preserve"> The effects of HBM constructs will differ between Catholics and Protestants, with susceptibility, structural barriers, opposition to restrictions, and cues to action more strongly shaping Catholics behaviors.</w:t>
      </w:r>
    </w:p>
    <w:p w:rsidR="6F0F9380" w:rsidP="6F0F9380" w:rsidRDefault="6F0F9380" w14:paraId="10589622" w14:textId="43042B22">
      <w:pPr>
        <w:pStyle w:val="a1"/>
      </w:pPr>
    </w:p>
    <w:p w:rsidR="00C94C30" w:rsidP="6F0F9380" w:rsidRDefault="00C94C30" w14:paraId="783E892C" w14:textId="77777777">
      <w:pPr>
        <w:pStyle w:val="a1"/>
      </w:pPr>
    </w:p>
    <w:p w:rsidR="00C94C30" w:rsidP="6F0F9380" w:rsidRDefault="00C94C30" w14:paraId="239F3C05" w14:textId="77777777">
      <w:pPr>
        <w:pStyle w:val="a1"/>
      </w:pPr>
    </w:p>
    <w:p w:rsidR="00C94C30" w:rsidP="6F0F9380" w:rsidRDefault="00C94C30" w14:paraId="3A870499" w14:textId="77777777">
      <w:pPr>
        <w:pStyle w:val="a1"/>
      </w:pPr>
    </w:p>
    <w:p w:rsidR="22EC354F" w:rsidP="22EC354F" w:rsidRDefault="22EC354F" w14:paraId="63138CD1" w14:textId="35710497">
      <w:pPr>
        <w:pStyle w:val="a0"/>
        <w:keepNext w:val="0"/>
        <w:keepLines w:val="0"/>
        <w:rPr>
          <w:rFonts w:ascii="Times New Roman" w:hAnsi="Times New Roman"/>
          <w:b w:val="1"/>
          <w:bCs w:val="1"/>
        </w:rPr>
      </w:pPr>
    </w:p>
    <w:p w:rsidR="007F565A" w:rsidRDefault="00130DFF" w14:paraId="351FD513" w14:textId="77777777">
      <w:pPr>
        <w:pStyle w:val="a0"/>
        <w:keepNext w:val="0"/>
        <w:keepLines w:val="0"/>
        <w:rPr>
          <w:rFonts w:ascii="Times New Roman" w:hAnsi="Times New Roman" w:eastAsia="Times New Roman" w:cs="Times New Roman"/>
        </w:rPr>
      </w:pPr>
      <w:r>
        <w:rPr>
          <w:rFonts w:ascii="Times New Roman" w:hAnsi="Times New Roman"/>
          <w:b/>
          <w:bCs/>
        </w:rPr>
        <w:t>5. Modeling</w:t>
      </w:r>
    </w:p>
    <w:p w:rsidR="007F565A" w:rsidP="6F0F9380" w:rsidRDefault="6F0F9380" w14:paraId="19DE16E2" w14:textId="1B4492AC">
      <w:pPr>
        <w:pStyle w:val="30"/>
        <w:keepNext w:val="0"/>
        <w:keepLines w:val="0"/>
        <w:rPr>
          <w:rFonts w:ascii="Times New Roman" w:hAnsi="Times New Roman" w:eastAsia="Times New Roman" w:cs="Times New Roman"/>
          <w:b/>
          <w:bCs/>
          <w:lang w:val="it-IT"/>
        </w:rPr>
      </w:pPr>
      <w:r w:rsidRPr="6F0F9380">
        <w:rPr>
          <w:rFonts w:ascii="Times New Roman" w:hAnsi="Times New Roman"/>
          <w:b/>
          <w:bCs/>
          <w:lang w:val="it-IT"/>
        </w:rPr>
        <w:t xml:space="preserve">5.1 Model Specification </w:t>
      </w:r>
    </w:p>
    <w:p w:rsidR="007F565A" w:rsidP="6F0F9380" w:rsidRDefault="78701D00" w14:paraId="10275ED6" w14:textId="407D520C">
      <w:pPr>
        <w:pStyle w:val="a1"/>
        <w:spacing w:line="276" w:lineRule="auto"/>
        <w:jc w:val="both"/>
        <w:rPr>
          <w:rFonts w:ascii="Times New Roman" w:hAnsi="Times New Roman" w:eastAsia="Times New Roman" w:cs="Times New Roman"/>
        </w:rPr>
      </w:pPr>
      <w:r w:rsidRPr="22EC354F" w:rsidR="36DDF738">
        <w:rPr>
          <w:rFonts w:ascii="Times New Roman" w:hAnsi="Times New Roman" w:eastAsia="Times New Roman" w:cs="Times New Roman"/>
        </w:rPr>
        <w:t>Because our outcome variable</w:t>
      </w:r>
      <w:r w:rsidRPr="22EC354F" w:rsidR="160E01EB">
        <w:rPr>
          <w:rFonts w:ascii="Times New Roman" w:hAnsi="Times New Roman" w:eastAsia="Times New Roman" w:cs="Times New Roman"/>
        </w:rPr>
        <w:t xml:space="preserve"> is nominal with</w:t>
      </w:r>
      <w:r w:rsidRPr="22EC354F" w:rsidR="36DDF738">
        <w:rPr>
          <w:rFonts w:ascii="Times New Roman" w:hAnsi="Times New Roman" w:eastAsia="Times New Roman" w:cs="Times New Roman"/>
        </w:rPr>
        <w:t xml:space="preserve"> three </w:t>
      </w:r>
      <w:r w:rsidRPr="22EC354F" w:rsidR="36DDF738">
        <w:rPr>
          <w:rFonts w:ascii="Times New Roman" w:hAnsi="Times New Roman" w:eastAsia="Times New Roman" w:cs="Times New Roman"/>
        </w:rPr>
        <w:t>unordere</w:t>
      </w:r>
      <w:r w:rsidRPr="22EC354F" w:rsidR="36DDF738">
        <w:rPr>
          <w:rFonts w:ascii="Times New Roman" w:hAnsi="Times New Roman" w:eastAsia="Times New Roman" w:cs="Times New Roman"/>
        </w:rPr>
        <w:t>d categories</w:t>
      </w:r>
      <w:r w:rsidRPr="22EC354F" w:rsidR="7AE31FA4">
        <w:rPr>
          <w:rFonts w:ascii="Times New Roman" w:hAnsi="Times New Roman" w:eastAsia="Times New Roman" w:cs="Times New Roman"/>
        </w:rPr>
        <w:t xml:space="preserve">, </w:t>
      </w:r>
      <w:r w:rsidRPr="22EC354F" w:rsidR="36DDF738">
        <w:rPr>
          <w:rFonts w:ascii="Times New Roman" w:hAnsi="Times New Roman" w:eastAsia="Times New Roman" w:cs="Times New Roman"/>
          <w:i w:val="1"/>
          <w:iCs w:val="1"/>
        </w:rPr>
        <w:t>in-person only</w:t>
      </w:r>
      <w:r w:rsidRPr="22EC354F" w:rsidR="36DDF738">
        <w:rPr>
          <w:rFonts w:ascii="Times New Roman" w:hAnsi="Times New Roman" w:eastAsia="Times New Roman" w:cs="Times New Roman"/>
        </w:rPr>
        <w:t xml:space="preserve">, </w:t>
      </w:r>
      <w:r w:rsidRPr="22EC354F" w:rsidR="36DDF738">
        <w:rPr>
          <w:rFonts w:ascii="Times New Roman" w:hAnsi="Times New Roman" w:eastAsia="Times New Roman" w:cs="Times New Roman"/>
          <w:i w:val="1"/>
          <w:iCs w:val="1"/>
        </w:rPr>
        <w:t>online only</w:t>
      </w:r>
      <w:r w:rsidRPr="22EC354F" w:rsidR="36DDF738">
        <w:rPr>
          <w:rFonts w:ascii="Times New Roman" w:hAnsi="Times New Roman" w:eastAsia="Times New Roman" w:cs="Times New Roman"/>
        </w:rPr>
        <w:t xml:space="preserve">, and </w:t>
      </w:r>
      <w:r w:rsidRPr="22EC354F" w:rsidR="36DDF738">
        <w:rPr>
          <w:rFonts w:ascii="Times New Roman" w:hAnsi="Times New Roman" w:eastAsia="Times New Roman" w:cs="Times New Roman"/>
          <w:i w:val="1"/>
          <w:iCs w:val="1"/>
        </w:rPr>
        <w:t>both</w:t>
      </w:r>
      <w:r w:rsidRPr="22EC354F" w:rsidR="3B430454">
        <w:rPr>
          <w:rFonts w:ascii="Times New Roman" w:hAnsi="Times New Roman" w:eastAsia="Times New Roman" w:cs="Times New Roman"/>
          <w:i w:val="1"/>
          <w:iCs w:val="1"/>
        </w:rPr>
        <w:t>,</w:t>
      </w:r>
      <w:r w:rsidRPr="22EC354F" w:rsidR="3055D4BB">
        <w:rPr>
          <w:rFonts w:ascii="Times New Roman" w:hAnsi="Times New Roman" w:eastAsia="Times New Roman" w:cs="Times New Roman"/>
          <w:i w:val="1"/>
          <w:iCs w:val="1"/>
        </w:rPr>
        <w:t xml:space="preserve"> </w:t>
      </w:r>
      <w:r w:rsidRPr="22EC354F" w:rsidR="36DDF738">
        <w:rPr>
          <w:rFonts w:ascii="Times New Roman" w:hAnsi="Times New Roman" w:eastAsia="Times New Roman" w:cs="Times New Roman"/>
        </w:rPr>
        <w:t xml:space="preserve">we use </w:t>
      </w:r>
      <w:r w:rsidRPr="22EC354F" w:rsidR="28C9050A">
        <w:rPr>
          <w:rFonts w:ascii="Times New Roman" w:hAnsi="Times New Roman" w:eastAsia="Times New Roman" w:cs="Times New Roman"/>
        </w:rPr>
        <w:t xml:space="preserve">a </w:t>
      </w:r>
      <w:r w:rsidRPr="22EC354F" w:rsidR="36DDF738">
        <w:rPr>
          <w:rFonts w:ascii="Times New Roman" w:hAnsi="Times New Roman" w:eastAsia="Times New Roman" w:cs="Times New Roman"/>
        </w:rPr>
        <w:t xml:space="preserve">multinomial logistic regression model, which allows us to estimate how religion (and other predictors) affect the probability of being in each attendance category relative to </w:t>
      </w:r>
      <w:commentRangeStart w:id="6"/>
      <w:r w:rsidRPr="22EC354F" w:rsidR="36DDF738">
        <w:rPr>
          <w:rFonts w:ascii="Times New Roman" w:hAnsi="Times New Roman" w:eastAsia="Times New Roman" w:cs="Times New Roman"/>
        </w:rPr>
        <w:t>a baseline group</w:t>
      </w:r>
      <w:r w:rsidRPr="22EC354F" w:rsidR="550A9432">
        <w:rPr>
          <w:rFonts w:ascii="Times New Roman" w:hAnsi="Times New Roman" w:eastAsia="Times New Roman" w:cs="Times New Roman"/>
        </w:rPr>
        <w:t xml:space="preserve"> of respondents who </w:t>
      </w:r>
      <w:r w:rsidRPr="22EC354F" w:rsidR="42ED6F2D">
        <w:rPr>
          <w:rFonts w:ascii="Times New Roman" w:hAnsi="Times New Roman" w:eastAsia="Times New Roman" w:cs="Times New Roman"/>
        </w:rPr>
        <w:t>attend in-person worship only</w:t>
      </w:r>
      <w:commentRangeEnd w:id="6"/>
      <w:r>
        <w:rPr>
          <w:rStyle w:val="CommentReference"/>
        </w:rPr>
        <w:commentReference w:id="6"/>
      </w:r>
      <w:r w:rsidRPr="22EC354F" w:rsidR="36DDF738">
        <w:rPr>
          <w:rFonts w:ascii="Times New Roman" w:hAnsi="Times New Roman" w:eastAsia="Times New Roman" w:cs="Times New Roman"/>
        </w:rPr>
        <w:t>.</w:t>
      </w:r>
    </w:p>
    <w:p w:rsidR="007F565A" w:rsidRDefault="6F0F9380" w14:paraId="35B35A21" w14:textId="0A0B0E32">
      <w:pPr>
        <w:pStyle w:val="30"/>
        <w:keepNext w:val="0"/>
        <w:keepLines w:val="0"/>
        <w:rPr>
          <w:rFonts w:ascii="Times New Roman" w:hAnsi="Times New Roman" w:eastAsia="Times New Roman" w:cs="Times New Roman"/>
          <w:b/>
          <w:bCs/>
        </w:rPr>
      </w:pPr>
      <w:r w:rsidRPr="6F0F9380">
        <w:rPr>
          <w:rFonts w:ascii="Times New Roman" w:hAnsi="Times New Roman"/>
          <w:b/>
          <w:bCs/>
        </w:rPr>
        <w:t>5.2 Outcome and Predictors</w:t>
      </w:r>
    </w:p>
    <w:p w:rsidR="007F565A" w:rsidRDefault="007F565A" w14:paraId="6B699379" w14:textId="77777777">
      <w:pPr>
        <w:pStyle w:val="a1"/>
      </w:pPr>
    </w:p>
    <w:p w:rsidR="007F565A" w:rsidP="6F0F9380" w:rsidRDefault="6F0F9380" w14:paraId="51499DE7" w14:textId="77777777">
      <w:pPr>
        <w:pStyle w:val="a1"/>
        <w:rPr>
          <w:rFonts w:ascii="Times New Roman" w:hAnsi="Times New Roman" w:eastAsia="Times New Roman" w:cs="Times New Roman"/>
          <w:b/>
          <w:bCs/>
        </w:rPr>
      </w:pPr>
      <w:r w:rsidRPr="6F0F9380">
        <w:rPr>
          <w:rFonts w:ascii="Times New Roman" w:hAnsi="Times New Roman" w:eastAsia="Times New Roman" w:cs="Times New Roman"/>
          <w:b/>
          <w:bCs/>
        </w:rPr>
        <w:t>Outcome variable:</w:t>
      </w:r>
    </w:p>
    <w:p w:rsidR="007F565A" w:rsidP="22EC354F" w:rsidRDefault="78701D00" w14:paraId="0C9D8164" w14:textId="47C37229">
      <w:pPr>
        <w:pStyle w:val="a1"/>
        <w:spacing w:line="276" w:lineRule="auto"/>
        <w:jc w:val="both"/>
        <w:rPr>
          <w:rFonts w:ascii="Times New Roman" w:hAnsi="Times New Roman" w:eastAsia="Times New Roman" w:cs="Times New Roman"/>
          <w:noProof w:val="0"/>
          <w:lang w:val="en-US"/>
        </w:rPr>
      </w:pPr>
      <w:commentRangeStart w:id="8"/>
      <w:r w:rsidRPr="22EC354F" w:rsidR="36DDF738">
        <w:rPr>
          <w:rFonts w:ascii="Times New Roman" w:hAnsi="Times New Roman" w:eastAsia="Times New Roman" w:cs="Times New Roman"/>
          <w:b w:val="1"/>
          <w:bCs w:val="1"/>
          <w:color w:val="000000" w:themeColor="text1" w:themeTint="FF" w:themeShade="FF"/>
          <w:sz w:val="24"/>
          <w:szCs w:val="24"/>
          <w:lang w:eastAsia="en-US" w:bidi="ar-SA"/>
        </w:rPr>
        <w:t>Attend</w:t>
      </w:r>
      <w:r w:rsidRPr="22EC354F" w:rsidR="7A34D499">
        <w:rPr>
          <w:rFonts w:ascii="Times New Roman" w:hAnsi="Times New Roman" w:eastAsia="Times New Roman" w:cs="Times New Roman"/>
          <w:b w:val="1"/>
          <w:bCs w:val="1"/>
          <w:color w:val="000000" w:themeColor="text1" w:themeTint="FF" w:themeShade="FF"/>
          <w:sz w:val="24"/>
          <w:szCs w:val="24"/>
          <w:lang w:eastAsia="en-US" w:bidi="ar-SA"/>
        </w:rPr>
        <w:t>ance</w:t>
      </w:r>
      <w:r w:rsidRPr="22EC354F" w:rsidR="7F1E1EEA">
        <w:rPr>
          <w:rFonts w:ascii="Times New Roman" w:hAnsi="Times New Roman" w:eastAsia="Times New Roman" w:cs="Times New Roman"/>
          <w:b w:val="1"/>
          <w:bCs w:val="1"/>
          <w:color w:val="000000" w:themeColor="text1" w:themeTint="FF" w:themeShade="FF"/>
          <w:sz w:val="24"/>
          <w:szCs w:val="24"/>
          <w:lang w:eastAsia="en-US" w:bidi="ar-SA"/>
        </w:rPr>
        <w:t>.</w:t>
      </w:r>
      <w:r w:rsidRPr="22EC354F" w:rsidR="153F7764">
        <w:rPr>
          <w:rFonts w:ascii="Times New Roman" w:hAnsi="Times New Roman" w:eastAsia="Times New Roman" w:cs="Times New Roman"/>
          <w:color w:val="000000" w:themeColor="text1" w:themeTint="FF" w:themeShade="FF"/>
          <w:sz w:val="24"/>
          <w:szCs w:val="24"/>
          <w:lang w:eastAsia="en-US" w:bidi="ar-SA"/>
        </w:rPr>
        <w:t xml:space="preserve"> </w:t>
      </w:r>
      <w:r w:rsidRPr="22EC354F" w:rsidR="06571593">
        <w:rPr>
          <w:rFonts w:ascii="Times New Roman" w:hAnsi="Times New Roman" w:eastAsia="Times New Roman" w:cs="Times New Roman"/>
          <w:color w:val="000000" w:themeColor="text1" w:themeTint="FF" w:themeShade="FF"/>
          <w:sz w:val="24"/>
          <w:szCs w:val="24"/>
          <w:lang w:eastAsia="en-US" w:bidi="ar-SA"/>
        </w:rPr>
        <w:t>O</w:t>
      </w:r>
      <w:r w:rsidRPr="22EC354F" w:rsidR="153F7764">
        <w:rPr>
          <w:rFonts w:ascii="Times New Roman" w:hAnsi="Times New Roman" w:eastAsia="Times New Roman" w:cs="Times New Roman"/>
          <w:color w:val="000000" w:themeColor="text1" w:themeTint="FF" w:themeShade="FF"/>
          <w:sz w:val="24"/>
          <w:szCs w:val="24"/>
          <w:lang w:eastAsia="en-US" w:bidi="ar-SA"/>
        </w:rPr>
        <w:t>ur ou</w:t>
      </w:r>
      <w:r w:rsidRPr="22EC354F" w:rsidR="03F3EC42">
        <w:rPr>
          <w:rFonts w:ascii="Times New Roman" w:hAnsi="Times New Roman" w:eastAsia="Times New Roman" w:cs="Times New Roman"/>
          <w:color w:val="000000" w:themeColor="text1" w:themeTint="FF" w:themeShade="FF"/>
          <w:sz w:val="24"/>
          <w:szCs w:val="24"/>
          <w:lang w:eastAsia="en-US" w:bidi="ar-SA"/>
        </w:rPr>
        <w:t xml:space="preserve">tcome </w:t>
      </w:r>
      <w:r w:rsidRPr="22EC354F" w:rsidR="03F3EC42">
        <w:rPr>
          <w:rFonts w:ascii="Times New Roman" w:hAnsi="Times New Roman" w:eastAsia="Times New Roman" w:cs="Times New Roman"/>
          <w:color w:val="000000" w:themeColor="text1" w:themeTint="FF" w:themeShade="FF"/>
          <w:sz w:val="24"/>
          <w:szCs w:val="24"/>
          <w:lang w:eastAsia="en-US" w:bidi="ar-SA"/>
        </w:rPr>
        <w:t xml:space="preserve">of interest </w:t>
      </w:r>
      <w:r w:rsidRPr="22EC354F" w:rsidR="3874E067">
        <w:rPr>
          <w:rFonts w:ascii="Times New Roman" w:hAnsi="Times New Roman" w:eastAsia="Times New Roman" w:cs="Times New Roman"/>
          <w:color w:val="000000" w:themeColor="text1" w:themeTint="FF" w:themeShade="FF"/>
          <w:sz w:val="24"/>
          <w:szCs w:val="24"/>
          <w:lang w:eastAsia="en-US" w:bidi="ar-SA"/>
        </w:rPr>
        <w:t xml:space="preserve">captures </w:t>
      </w:r>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 xml:space="preserve">how </w:t>
      </w:r>
      <w:r w:rsidRPr="22EC354F" w:rsidR="1D6F5624">
        <w:rPr>
          <w:rFonts w:ascii="Times New Roman" w:hAnsi="Times New Roman" w:eastAsia="Times New Roman" w:cs="Times New Roman"/>
          <w:noProof w:val="0"/>
          <w:color w:val="000000" w:themeColor="text1" w:themeTint="FF" w:themeShade="FF"/>
          <w:sz w:val="24"/>
          <w:szCs w:val="24"/>
          <w:lang w:val="en-US" w:eastAsia="en-US" w:bidi="ar-SA"/>
        </w:rPr>
        <w:t xml:space="preserve">respondents </w:t>
      </w:r>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 xml:space="preserve">choose to </w:t>
      </w:r>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participate</w:t>
      </w:r>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 xml:space="preserve"> in religious services during the pandemic. Respondents fall into one of </w:t>
      </w:r>
      <w:r w:rsidRPr="22EC354F" w:rsidR="33E077A0">
        <w:rPr>
          <w:rFonts w:ascii="Times New Roman" w:hAnsi="Times New Roman" w:eastAsia="Times New Roman" w:cs="Times New Roman"/>
          <w:noProof w:val="0"/>
          <w:color w:val="000000" w:themeColor="text1" w:themeTint="FF" w:themeShade="FF"/>
          <w:sz w:val="24"/>
          <w:szCs w:val="24"/>
          <w:lang w:val="en-US" w:eastAsia="en-US" w:bidi="ar-SA"/>
        </w:rPr>
        <w:t>four</w:t>
      </w:r>
      <w:r w:rsidRPr="22EC354F" w:rsidR="2F904156">
        <w:rPr>
          <w:rFonts w:ascii="Times New Roman" w:hAnsi="Times New Roman" w:eastAsia="Times New Roman" w:cs="Times New Roman"/>
          <w:noProof w:val="0"/>
          <w:color w:val="000000" w:themeColor="text1" w:themeTint="FF" w:themeShade="FF"/>
          <w:sz w:val="24"/>
          <w:szCs w:val="24"/>
          <w:lang w:val="en-US" w:eastAsia="en-US" w:bidi="ar-SA"/>
        </w:rPr>
        <w:t xml:space="preserve"> </w:t>
      </w:r>
      <w:commentRangeStart w:id="1275325515"/>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categories:</w:t>
      </w:r>
      <w:r w:rsidRPr="22EC354F" w:rsidR="153F7764">
        <w:rPr>
          <w:rFonts w:ascii="Times New Roman" w:hAnsi="Times New Roman" w:eastAsia="Times New Roman" w:cs="Times New Roman"/>
          <w:b w:val="1"/>
          <w:bCs w:val="1"/>
          <w:noProof w:val="0"/>
          <w:color w:val="000000" w:themeColor="text1" w:themeTint="FF" w:themeShade="FF"/>
          <w:sz w:val="24"/>
          <w:szCs w:val="24"/>
          <w:lang w:val="en-US" w:eastAsia="en-US" w:bidi="ar-SA"/>
        </w:rPr>
        <w:t xml:space="preserve"> in-person only</w:t>
      </w:r>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 xml:space="preserve">, </w:t>
      </w:r>
      <w:r w:rsidRPr="22EC354F" w:rsidR="153F7764">
        <w:rPr>
          <w:rFonts w:ascii="Times New Roman" w:hAnsi="Times New Roman" w:eastAsia="Times New Roman" w:cs="Times New Roman"/>
          <w:b w:val="1"/>
          <w:bCs w:val="1"/>
          <w:noProof w:val="0"/>
          <w:color w:val="000000" w:themeColor="text1" w:themeTint="FF" w:themeShade="FF"/>
          <w:sz w:val="24"/>
          <w:szCs w:val="24"/>
          <w:lang w:val="en-US" w:eastAsia="en-US" w:bidi="ar-SA"/>
        </w:rPr>
        <w:t>online only</w:t>
      </w:r>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 xml:space="preserve">, </w:t>
      </w:r>
      <w:r w:rsidRPr="22EC354F" w:rsidR="153F7764">
        <w:rPr>
          <w:rFonts w:ascii="Times New Roman" w:hAnsi="Times New Roman" w:eastAsia="Times New Roman" w:cs="Times New Roman"/>
          <w:b w:val="1"/>
          <w:bCs w:val="1"/>
          <w:noProof w:val="0"/>
          <w:color w:val="000000" w:themeColor="text1" w:themeTint="FF" w:themeShade="FF"/>
          <w:sz w:val="24"/>
          <w:szCs w:val="24"/>
          <w:lang w:val="en-US" w:eastAsia="en-US" w:bidi="ar-SA"/>
        </w:rPr>
        <w:t>both in-person and online</w:t>
      </w:r>
      <w:r w:rsidRPr="22EC354F" w:rsidR="066A734C">
        <w:rPr>
          <w:rFonts w:ascii="Times New Roman" w:hAnsi="Times New Roman" w:eastAsia="Times New Roman" w:cs="Times New Roman"/>
          <w:b w:val="1"/>
          <w:bCs w:val="1"/>
          <w:noProof w:val="0"/>
          <w:color w:val="000000" w:themeColor="text1" w:themeTint="FF" w:themeShade="FF"/>
          <w:sz w:val="24"/>
          <w:szCs w:val="24"/>
          <w:lang w:val="en-US" w:eastAsia="en-US" w:bidi="ar-SA"/>
        </w:rPr>
        <w:t xml:space="preserve"> and neither in-person or online</w:t>
      </w:r>
      <w:r w:rsidRPr="22EC354F" w:rsidR="153F7764">
        <w:rPr>
          <w:rFonts w:ascii="Times New Roman" w:hAnsi="Times New Roman" w:eastAsia="Times New Roman" w:cs="Times New Roman"/>
          <w:noProof w:val="0"/>
          <w:color w:val="000000" w:themeColor="text1" w:themeTint="FF" w:themeShade="FF"/>
          <w:sz w:val="24"/>
          <w:szCs w:val="24"/>
          <w:lang w:val="en-US" w:eastAsia="en-US" w:bidi="ar-SA"/>
        </w:rPr>
        <w:t>.</w:t>
      </w:r>
      <w:r w:rsidRPr="22EC354F" w:rsidR="153F7764">
        <w:rPr>
          <w:rFonts w:ascii="Times New Roman" w:hAnsi="Times New Roman" w:eastAsia="Times New Roman" w:cs="Times New Roman"/>
          <w:color w:val="000000" w:themeColor="text1" w:themeTint="FF" w:themeShade="FF"/>
          <w:sz w:val="24"/>
          <w:szCs w:val="24"/>
          <w:lang w:eastAsia="en-US" w:bidi="ar-SA"/>
        </w:rPr>
        <w:t xml:space="preserve"> </w:t>
      </w:r>
      <w:commentRangeEnd w:id="8"/>
      <w:r>
        <w:rPr>
          <w:rStyle w:val="CommentReference"/>
        </w:rPr>
        <w:commentReference w:id="8"/>
      </w:r>
      <w:commentRangeEnd w:id="1275325515"/>
      <w:r>
        <w:rPr>
          <w:rStyle w:val="CommentReference"/>
        </w:rPr>
        <w:commentReference w:id="1275325515"/>
      </w:r>
    </w:p>
    <w:p w:rsidR="1CC2D94F" w:rsidP="6F0F9380" w:rsidRDefault="1CC2D94F" w14:paraId="6A7F9FEB" w14:textId="391A4288">
      <w:pPr>
        <w:pStyle w:val="a1"/>
        <w:spacing w:line="276" w:lineRule="auto"/>
        <w:jc w:val="both"/>
        <w:rPr>
          <w:rFonts w:ascii="Times New Roman" w:hAnsi="Times New Roman" w:eastAsia="Times New Roman" w:cs="Times New Roman"/>
          <w:b/>
          <w:bCs/>
          <w:lang w:val="es-ES"/>
        </w:rPr>
      </w:pPr>
      <w:r w:rsidRPr="6F0F9380">
        <w:rPr>
          <w:rFonts w:ascii="Times New Roman" w:hAnsi="Times New Roman" w:eastAsia="Times New Roman" w:cs="Times New Roman"/>
          <w:b/>
          <w:bCs/>
          <w:lang w:val="es-ES"/>
        </w:rPr>
        <w:t xml:space="preserve"> Control variables:</w:t>
      </w:r>
    </w:p>
    <w:p w:rsidR="007F565A" w:rsidP="6F0F9380" w:rsidRDefault="6F0F9380" w14:paraId="6A5A718F" w14:textId="77777777">
      <w:pPr>
        <w:pStyle w:val="a1"/>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 xml:space="preserve">No single main predictor is used across all respondents, because analyses are estimated separately for each subgroup. Instead, each model compares the likelihood of online-only or hybrid attendance </w:t>
      </w:r>
      <w:r w:rsidRPr="6F0F9380">
        <w:rPr>
          <w:rFonts w:ascii="Times New Roman" w:hAnsi="Times New Roman" w:eastAsia="Times New Roman" w:cs="Times New Roman"/>
          <w:i/>
          <w:iCs/>
        </w:rPr>
        <w:t>within</w:t>
      </w:r>
      <w:r w:rsidRPr="6F0F9380">
        <w:rPr>
          <w:rFonts w:ascii="Times New Roman" w:hAnsi="Times New Roman" w:eastAsia="Times New Roman" w:cs="Times New Roman"/>
        </w:rPr>
        <w:t xml:space="preserve"> Catholic or Protestant samples in each wave.</w:t>
      </w:r>
    </w:p>
    <w:p w:rsidR="007F565A" w:rsidP="6F0F9380" w:rsidRDefault="6F0F9380" w14:paraId="21C7815A" w14:textId="78C0B33D">
      <w:pPr>
        <w:pStyle w:val="a1"/>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The</w:t>
      </w:r>
      <w:r w:rsidRPr="6F0F9380" w:rsidR="3294FA89">
        <w:rPr>
          <w:rFonts w:ascii="Times New Roman" w:hAnsi="Times New Roman" w:eastAsia="Times New Roman" w:cs="Times New Roman"/>
        </w:rPr>
        <w:t xml:space="preserve"> following</w:t>
      </w:r>
      <w:r w:rsidRPr="6F0F9380">
        <w:rPr>
          <w:rFonts w:ascii="Times New Roman" w:hAnsi="Times New Roman" w:eastAsia="Times New Roman" w:cs="Times New Roman"/>
        </w:rPr>
        <w:t xml:space="preserve"> variables account for contextual factors that might shape worship behavior independently of religious tradition:</w:t>
      </w:r>
      <w:r w:rsidRPr="6F0F9380" w:rsidR="16DB4A8E">
        <w:rPr>
          <w:rFonts w:ascii="Times New Roman" w:hAnsi="Times New Roman" w:eastAsia="Times New Roman" w:cs="Times New Roman"/>
        </w:rPr>
        <w:t xml:space="preserve"> </w:t>
      </w:r>
    </w:p>
    <w:p w:rsidR="007F565A" w:rsidP="6F0F9380" w:rsidRDefault="6F0F9380" w14:paraId="65E52AC6" w14:textId="77777777">
      <w:pPr>
        <w:pStyle w:val="a1"/>
        <w:numPr>
          <w:ilvl w:val="0"/>
          <w:numId w:val="25"/>
        </w:numPr>
        <w:spacing w:line="276" w:lineRule="auto"/>
        <w:jc w:val="both"/>
        <w:rPr>
          <w:rFonts w:ascii="Times New Roman" w:hAnsi="Times New Roman" w:eastAsia="Times New Roman" w:cs="Times New Roman"/>
        </w:rPr>
      </w:pPr>
      <w:r w:rsidRPr="6F0F9380">
        <w:rPr>
          <w:rFonts w:ascii="Times New Roman" w:hAnsi="Times New Roman" w:eastAsia="Times New Roman" w:cs="Times New Roman"/>
          <w:b/>
          <w:bCs/>
        </w:rPr>
        <w:t>COVID beliefs:</w:t>
      </w:r>
      <w:r w:rsidRPr="6F0F9380">
        <w:rPr>
          <w:rFonts w:ascii="Times New Roman" w:hAnsi="Times New Roman" w:eastAsia="Times New Roman" w:cs="Times New Roman"/>
        </w:rPr>
        <w:t xml:space="preserve"> perceived threat, perceived susceptibility, confidence attending safely</w:t>
      </w:r>
    </w:p>
    <w:p w:rsidR="007F565A" w:rsidP="6F0F9380" w:rsidRDefault="6F0F9380" w14:paraId="6C93991C" w14:textId="77777777">
      <w:pPr>
        <w:pStyle w:val="a1"/>
        <w:numPr>
          <w:ilvl w:val="0"/>
          <w:numId w:val="25"/>
        </w:numPr>
        <w:spacing w:line="276" w:lineRule="auto"/>
        <w:jc w:val="both"/>
        <w:rPr>
          <w:rFonts w:ascii="Times New Roman" w:hAnsi="Times New Roman" w:eastAsia="Times New Roman" w:cs="Times New Roman"/>
        </w:rPr>
      </w:pPr>
      <w:r w:rsidRPr="6F0F9380">
        <w:rPr>
          <w:rFonts w:ascii="Times New Roman" w:hAnsi="Times New Roman" w:eastAsia="Times New Roman" w:cs="Times New Roman"/>
          <w:b/>
          <w:bCs/>
        </w:rPr>
        <w:t>Congregational factors:</w:t>
      </w:r>
      <w:r w:rsidRPr="6F0F9380">
        <w:rPr>
          <w:rFonts w:ascii="Times New Roman" w:hAnsi="Times New Roman" w:eastAsia="Times New Roman" w:cs="Times New Roman"/>
        </w:rPr>
        <w:t xml:space="preserve"> whether the congregation streams services, limits attendance, requires masks/social distancing</w:t>
      </w:r>
    </w:p>
    <w:p w:rsidR="007F565A" w:rsidP="6F0F9380" w:rsidRDefault="6F0F9380" w14:paraId="2CFF4BA5" w14:textId="77777777">
      <w:pPr>
        <w:pStyle w:val="a1"/>
        <w:numPr>
          <w:ilvl w:val="0"/>
          <w:numId w:val="25"/>
        </w:numPr>
        <w:spacing w:line="276" w:lineRule="auto"/>
        <w:jc w:val="both"/>
        <w:rPr>
          <w:rFonts w:ascii="Times New Roman" w:hAnsi="Times New Roman" w:eastAsia="Times New Roman" w:cs="Times New Roman"/>
        </w:rPr>
      </w:pPr>
      <w:r w:rsidRPr="6F0F9380">
        <w:rPr>
          <w:rFonts w:ascii="Times New Roman" w:hAnsi="Times New Roman" w:eastAsia="Times New Roman" w:cs="Times New Roman"/>
          <w:b/>
          <w:bCs/>
        </w:rPr>
        <w:t>Access factors:</w:t>
      </w:r>
      <w:r w:rsidRPr="6F0F9380">
        <w:rPr>
          <w:rFonts w:ascii="Times New Roman" w:hAnsi="Times New Roman" w:eastAsia="Times New Roman" w:cs="Times New Roman"/>
        </w:rPr>
        <w:t xml:space="preserve"> internet availability, social media usage</w:t>
      </w:r>
    </w:p>
    <w:p w:rsidR="007F565A" w:rsidP="6F0F9380" w:rsidRDefault="6F0F9380" w14:paraId="7331E37B" w14:textId="31EC25DB">
      <w:pPr>
        <w:pStyle w:val="a1"/>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Including these controls ensures that differences in worship patterns are not simply due to demographic or technological differences.</w:t>
      </w:r>
      <w:r w:rsidRPr="6F0F9380" w:rsidR="0A26821A">
        <w:rPr>
          <w:rFonts w:ascii="Times New Roman" w:hAnsi="Times New Roman" w:eastAsia="Times New Roman" w:cs="Times New Roman"/>
        </w:rPr>
        <w:t xml:space="preserve"> </w:t>
      </w:r>
    </w:p>
    <w:p w:rsidR="007F565A" w:rsidP="6F0F9380" w:rsidRDefault="6F0F9380" w14:paraId="2623DF66" w14:textId="7422CF3F">
      <w:pPr>
        <w:pStyle w:val="a1"/>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Because variable availability differs between Wave 70 and Wave 84 (e.g., COVID threat is much higher in Wave 70), each of the four models uses a wave-appropriate set of predictors.</w:t>
      </w:r>
      <w:r w:rsidRPr="6F0F9380" w:rsidR="0F32EEDC">
        <w:rPr>
          <w:rFonts w:ascii="Times New Roman" w:hAnsi="Times New Roman" w:eastAsia="Times New Roman" w:cs="Times New Roman"/>
        </w:rPr>
        <w:t xml:space="preserve"> </w:t>
      </w:r>
    </w:p>
    <w:p w:rsidR="007F565A" w:rsidRDefault="007F565A" w14:paraId="3FE9F23F" w14:textId="33C7F80D">
      <w:pPr>
        <w:pStyle w:val="a1"/>
        <w:rPr>
          <w:rFonts w:ascii="Times New Roman" w:hAnsi="Times New Roman" w:eastAsia="Times New Roman" w:cs="Times New Roman"/>
        </w:rPr>
      </w:pPr>
    </w:p>
    <w:p w:rsidR="00C94C30" w:rsidRDefault="00C94C30" w14:paraId="7194149F" w14:textId="77777777">
      <w:pPr>
        <w:pStyle w:val="a1"/>
        <w:rPr>
          <w:rFonts w:ascii="Times New Roman" w:hAnsi="Times New Roman" w:eastAsia="Times New Roman" w:cs="Times New Roman"/>
        </w:rPr>
      </w:pPr>
    </w:p>
    <w:p w:rsidR="00C94C30" w:rsidRDefault="00C94C30" w14:paraId="61A0A535" w14:textId="77777777">
      <w:pPr>
        <w:pStyle w:val="a1"/>
        <w:rPr>
          <w:rFonts w:ascii="Times New Roman" w:hAnsi="Times New Roman" w:eastAsia="Times New Roman" w:cs="Times New Roman"/>
        </w:rPr>
      </w:pPr>
    </w:p>
    <w:p w:rsidR="007F565A" w:rsidP="1F27946A" w:rsidRDefault="6F0F9380" w14:paraId="2BA6A80A" w14:textId="77C456FF">
      <w:pPr>
        <w:pStyle w:val="30"/>
        <w:keepNext w:val="0"/>
        <w:keepLines w:val="0"/>
        <w:rPr>
          <w:rFonts w:ascii="Times New Roman" w:hAnsi="Times New Roman" w:eastAsia="Times New Roman" w:cs="Times New Roman"/>
          <w:b/>
          <w:bCs/>
          <w:lang w:val="it-IT"/>
        </w:rPr>
      </w:pPr>
      <w:r w:rsidRPr="1F27946A">
        <w:rPr>
          <w:rFonts w:ascii="Times New Roman" w:hAnsi="Times New Roman" w:eastAsia="Times New Roman" w:cs="Times New Roman"/>
          <w:b/>
          <w:bCs/>
          <w:lang w:val="it-IT"/>
        </w:rPr>
        <w:t xml:space="preserve">5.3 Model </w:t>
      </w:r>
      <w:r w:rsidRPr="1F27946A" w:rsidR="46F3286D">
        <w:rPr>
          <w:rFonts w:ascii="Times New Roman" w:hAnsi="Times New Roman" w:eastAsia="Times New Roman" w:cs="Times New Roman"/>
          <w:b/>
          <w:bCs/>
          <w:lang w:val="it-IT"/>
        </w:rPr>
        <w:t>Structure</w:t>
      </w:r>
    </w:p>
    <w:p w:rsidR="007F565A" w:rsidP="1F27946A" w:rsidRDefault="6F0F9380" w14:paraId="4DF5D398" w14:textId="021DA657">
      <w:pPr>
        <w:pStyle w:val="NormalWeb"/>
        <w:spacing w:line="276" w:lineRule="auto"/>
        <w:jc w:val="both"/>
        <w:rPr>
          <w:rFonts w:ascii="Times New Roman" w:hAnsi="Times New Roman" w:eastAsia="Times New Roman" w:cs="Times New Roman"/>
        </w:rPr>
      </w:pPr>
      <w:r w:rsidRPr="1F27946A">
        <w:rPr>
          <w:rFonts w:ascii="Times New Roman" w:hAnsi="Times New Roman" w:eastAsia="Times New Roman" w:cs="Times New Roman"/>
        </w:rPr>
        <w:t xml:space="preserve">Instead of estimating a single pooled model, </w:t>
      </w:r>
      <w:r w:rsidRPr="1F27946A" w:rsidR="5222CC82">
        <w:rPr>
          <w:rFonts w:ascii="Times New Roman" w:hAnsi="Times New Roman" w:eastAsia="Times New Roman" w:cs="Times New Roman"/>
        </w:rPr>
        <w:t xml:space="preserve">we fit four separate </w:t>
      </w:r>
      <w:r w:rsidRPr="1F27946A">
        <w:rPr>
          <w:rFonts w:ascii="Times New Roman" w:hAnsi="Times New Roman" w:eastAsia="Times New Roman" w:cs="Times New Roman"/>
        </w:rPr>
        <w:t xml:space="preserve">multinomial logistic regression models for </w:t>
      </w:r>
      <w:r w:rsidRPr="1F27946A" w:rsidR="4814AAF7">
        <w:rPr>
          <w:rFonts w:ascii="Times New Roman" w:hAnsi="Times New Roman" w:eastAsia="Times New Roman" w:cs="Times New Roman"/>
        </w:rPr>
        <w:t>each religious tradition in each survey wave:</w:t>
      </w:r>
    </w:p>
    <w:p w:rsidR="6F0F9380" w:rsidP="6F0F9380" w:rsidRDefault="6F0F9380" w14:paraId="2FF85652" w14:textId="3048A9B1">
      <w:pPr>
        <w:pStyle w:val="NormalWeb"/>
        <w:rPr>
          <w:rFonts w:ascii="Times New Roman" w:hAnsi="Times New Roman" w:eastAsia="Times New Roman" w:cs="Times New Roman"/>
        </w:rPr>
      </w:pPr>
    </w:p>
    <w:p w:rsidR="007F565A" w:rsidP="6F0F9380" w:rsidRDefault="6F0F9380" w14:paraId="7942150A" w14:textId="7AE00544">
      <w:pPr>
        <w:pStyle w:val="NormalWeb"/>
        <w:numPr>
          <w:ilvl w:val="0"/>
          <w:numId w:val="27"/>
        </w:numPr>
        <w:spacing w:line="276" w:lineRule="auto"/>
        <w:jc w:val="both"/>
        <w:rPr>
          <w:rFonts w:ascii="Times New Roman" w:hAnsi="Times New Roman" w:eastAsia="Times New Roman" w:cs="Times New Roman"/>
        </w:rPr>
      </w:pPr>
      <w:r w:rsidRPr="1F27946A">
        <w:rPr>
          <w:rFonts w:ascii="Times New Roman" w:hAnsi="Times New Roman" w:eastAsia="Times New Roman" w:cs="Times New Roman"/>
        </w:rPr>
        <w:t>Catholics</w:t>
      </w:r>
      <w:r w:rsidRPr="1F27946A" w:rsidR="4A1B087A">
        <w:rPr>
          <w:rFonts w:ascii="Times New Roman" w:hAnsi="Times New Roman" w:eastAsia="Times New Roman" w:cs="Times New Roman"/>
        </w:rPr>
        <w:t xml:space="preserve"> - </w:t>
      </w:r>
      <w:r w:rsidRPr="1F27946A">
        <w:rPr>
          <w:rFonts w:ascii="Times New Roman" w:hAnsi="Times New Roman" w:eastAsia="Times New Roman" w:cs="Times New Roman"/>
        </w:rPr>
        <w:t>Wave 70</w:t>
      </w:r>
    </w:p>
    <w:p w:rsidR="007F565A" w:rsidP="6F0F9380" w:rsidRDefault="6F0F9380" w14:paraId="0377B0F5" w14:textId="6AAF351E">
      <w:pPr>
        <w:pStyle w:val="NormalWeb"/>
        <w:numPr>
          <w:ilvl w:val="0"/>
          <w:numId w:val="27"/>
        </w:numPr>
        <w:spacing w:line="276" w:lineRule="auto"/>
        <w:jc w:val="both"/>
        <w:rPr>
          <w:rFonts w:ascii="Times New Roman" w:hAnsi="Times New Roman" w:eastAsia="Times New Roman" w:cs="Times New Roman"/>
        </w:rPr>
      </w:pPr>
      <w:r w:rsidRPr="1F27946A">
        <w:rPr>
          <w:rFonts w:ascii="Times New Roman" w:hAnsi="Times New Roman" w:eastAsia="Times New Roman" w:cs="Times New Roman"/>
        </w:rPr>
        <w:t xml:space="preserve">Protestants </w:t>
      </w:r>
      <w:r w:rsidRPr="1F27946A" w:rsidR="27663AFF">
        <w:rPr>
          <w:rFonts w:ascii="Times New Roman" w:hAnsi="Times New Roman" w:eastAsia="Times New Roman" w:cs="Times New Roman"/>
        </w:rPr>
        <w:t>-</w:t>
      </w:r>
      <w:r w:rsidRPr="1F27946A">
        <w:rPr>
          <w:rFonts w:ascii="Times New Roman" w:hAnsi="Times New Roman" w:eastAsia="Times New Roman" w:cs="Times New Roman"/>
        </w:rPr>
        <w:t xml:space="preserve"> Wave 70</w:t>
      </w:r>
    </w:p>
    <w:p w:rsidR="007F565A" w:rsidP="6F0F9380" w:rsidRDefault="6F0F9380" w14:paraId="37DA84A6" w14:textId="1D8DC30D">
      <w:pPr>
        <w:pStyle w:val="NormalWeb"/>
        <w:numPr>
          <w:ilvl w:val="0"/>
          <w:numId w:val="27"/>
        </w:numPr>
        <w:spacing w:line="276" w:lineRule="auto"/>
        <w:jc w:val="both"/>
        <w:rPr>
          <w:rFonts w:ascii="Times New Roman" w:hAnsi="Times New Roman" w:eastAsia="Times New Roman" w:cs="Times New Roman"/>
        </w:rPr>
      </w:pPr>
      <w:r w:rsidRPr="1F27946A">
        <w:rPr>
          <w:rFonts w:ascii="Times New Roman" w:hAnsi="Times New Roman" w:eastAsia="Times New Roman" w:cs="Times New Roman"/>
        </w:rPr>
        <w:t xml:space="preserve">Catholics </w:t>
      </w:r>
      <w:r w:rsidRPr="1F27946A" w:rsidR="24C6656F">
        <w:rPr>
          <w:rFonts w:ascii="Times New Roman" w:hAnsi="Times New Roman" w:eastAsia="Times New Roman" w:cs="Times New Roman"/>
        </w:rPr>
        <w:t>-</w:t>
      </w:r>
      <w:r w:rsidRPr="1F27946A">
        <w:rPr>
          <w:rFonts w:ascii="Times New Roman" w:hAnsi="Times New Roman" w:eastAsia="Times New Roman" w:cs="Times New Roman"/>
        </w:rPr>
        <w:t xml:space="preserve"> Wave 84</w:t>
      </w:r>
    </w:p>
    <w:p w:rsidR="007F565A" w:rsidP="6F0F9380" w:rsidRDefault="6F0F9380" w14:paraId="71C189AC" w14:textId="57188BCD">
      <w:pPr>
        <w:pStyle w:val="NormalWeb"/>
        <w:numPr>
          <w:ilvl w:val="0"/>
          <w:numId w:val="27"/>
        </w:numPr>
        <w:spacing w:line="276" w:lineRule="auto"/>
        <w:jc w:val="both"/>
        <w:rPr>
          <w:rFonts w:ascii="Times New Roman" w:hAnsi="Times New Roman" w:eastAsia="Times New Roman" w:cs="Times New Roman"/>
        </w:rPr>
      </w:pPr>
      <w:r w:rsidRPr="1F27946A">
        <w:rPr>
          <w:rFonts w:ascii="Times New Roman" w:hAnsi="Times New Roman" w:eastAsia="Times New Roman" w:cs="Times New Roman"/>
        </w:rPr>
        <w:t xml:space="preserve">Protestants </w:t>
      </w:r>
      <w:r w:rsidRPr="1F27946A" w:rsidR="0BF2424C">
        <w:rPr>
          <w:rFonts w:ascii="Times New Roman" w:hAnsi="Times New Roman" w:eastAsia="Times New Roman" w:cs="Times New Roman"/>
        </w:rPr>
        <w:t>-</w:t>
      </w:r>
      <w:r w:rsidRPr="1F27946A">
        <w:rPr>
          <w:rFonts w:ascii="Times New Roman" w:hAnsi="Times New Roman" w:eastAsia="Times New Roman" w:cs="Times New Roman"/>
        </w:rPr>
        <w:t xml:space="preserve"> Wave 84</w:t>
      </w:r>
    </w:p>
    <w:p w:rsidR="007F565A" w:rsidP="6F0F9380" w:rsidRDefault="6F0F9380" w14:paraId="13EE2A93" w14:textId="2E9A232E">
      <w:pPr>
        <w:pStyle w:val="NormalWeb"/>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Each model includes all relevant COVID-related</w:t>
      </w:r>
      <w:r w:rsidRPr="6F0F9380" w:rsidR="42EFD8DF">
        <w:rPr>
          <w:rFonts w:ascii="Times New Roman" w:hAnsi="Times New Roman" w:eastAsia="Times New Roman" w:cs="Times New Roman"/>
        </w:rPr>
        <w:t xml:space="preserve"> </w:t>
      </w:r>
      <w:r w:rsidRPr="6F0F9380">
        <w:rPr>
          <w:rFonts w:ascii="Times New Roman" w:hAnsi="Times New Roman" w:eastAsia="Times New Roman" w:cs="Times New Roman"/>
        </w:rPr>
        <w:t>and congregational variables available in that wave. This approach allows us to:</w:t>
      </w:r>
    </w:p>
    <w:p w:rsidR="007F565A" w:rsidP="6F0F9380" w:rsidRDefault="6F0F9380" w14:paraId="7EA3F3CD" w14:textId="656A829A">
      <w:pPr>
        <w:pStyle w:val="NormalWeb"/>
        <w:numPr>
          <w:ilvl w:val="0"/>
          <w:numId w:val="29"/>
        </w:numPr>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 xml:space="preserve">Avoid confounding between Catholic and Protestant respondents, who differ in age, race, political ideology, and congregation </w:t>
      </w:r>
      <w:r w:rsidRPr="6F0F9380" w:rsidR="00C94C30">
        <w:rPr>
          <w:rFonts w:ascii="Times New Roman" w:hAnsi="Times New Roman" w:eastAsia="Times New Roman" w:cs="Times New Roman"/>
        </w:rPr>
        <w:t>structure.</w:t>
      </w:r>
    </w:p>
    <w:p w:rsidR="007F565A" w:rsidP="6F0F9380" w:rsidRDefault="6F0F9380" w14:paraId="73E23567" w14:textId="103076F7">
      <w:pPr>
        <w:pStyle w:val="NormalWeb"/>
        <w:numPr>
          <w:ilvl w:val="0"/>
          <w:numId w:val="29"/>
        </w:numPr>
        <w:spacing w:line="276" w:lineRule="auto"/>
        <w:jc w:val="both"/>
        <w:rPr>
          <w:rFonts w:ascii="Times New Roman" w:hAnsi="Times New Roman" w:eastAsia="Times New Roman" w:cs="Times New Roman"/>
        </w:rPr>
      </w:pPr>
      <w:r w:rsidRPr="6F0F9380">
        <w:rPr>
          <w:rFonts w:ascii="Times New Roman" w:hAnsi="Times New Roman" w:eastAsia="Times New Roman" w:cs="Times New Roman"/>
        </w:rPr>
        <w:t xml:space="preserve">Use the appropriate predictors for each wave, since Wave 70 includes COVID threat items while Wave 84 does </w:t>
      </w:r>
      <w:r w:rsidRPr="6F0F9380" w:rsidR="00C94C30">
        <w:rPr>
          <w:rFonts w:ascii="Times New Roman" w:hAnsi="Times New Roman" w:eastAsia="Times New Roman" w:cs="Times New Roman"/>
        </w:rPr>
        <w:t>not.</w:t>
      </w:r>
    </w:p>
    <w:p w:rsidR="007F565A" w:rsidP="6F0F9380" w:rsidRDefault="6F0F9380" w14:paraId="246188C9" w14:textId="77777777">
      <w:pPr>
        <w:pStyle w:val="NormalWeb"/>
        <w:numPr>
          <w:ilvl w:val="0"/>
          <w:numId w:val="29"/>
        </w:numPr>
        <w:spacing w:line="276" w:lineRule="auto"/>
        <w:jc w:val="both"/>
        <w:rPr>
          <w:rFonts w:ascii="Times New Roman" w:hAnsi="Times New Roman" w:eastAsia="Times New Roman" w:cs="Times New Roman"/>
        </w:rPr>
      </w:pPr>
      <w:r w:rsidRPr="1F27946A">
        <w:rPr>
          <w:rFonts w:ascii="Times New Roman" w:hAnsi="Times New Roman" w:eastAsia="Times New Roman" w:cs="Times New Roman"/>
        </w:rPr>
        <w:t>Directly compare within-tradition changes from Wave 70 to Wave 84 rather than relying on pooled effects.</w:t>
      </w:r>
    </w:p>
    <w:p w:rsidR="634C9264" w:rsidP="1F27946A" w:rsidRDefault="634C9264" w14:paraId="0B817AA7" w14:textId="19073F1A">
      <w:pPr>
        <w:pStyle w:val="NormalWeb"/>
        <w:spacing w:line="276" w:lineRule="auto"/>
        <w:jc w:val="both"/>
      </w:pPr>
      <w:r w:rsidRPr="1F27946A">
        <w:rPr>
          <w:rFonts w:ascii="Times New Roman" w:hAnsi="Times New Roman" w:eastAsia="Times New Roman" w:cs="Times New Roman"/>
        </w:rPr>
        <w:t>Taken together, these four models provide a clearer and more accurate view of how worship behavior changed for Catholics and Protestants during the pandemic.</w:t>
      </w:r>
      <w:r>
        <w:br/>
      </w:r>
    </w:p>
    <w:p w:rsidR="007F565A" w:rsidRDefault="007F565A" w14:paraId="1F72F646" w14:textId="77777777">
      <w:pPr>
        <w:pStyle w:val="NormalWeb"/>
        <w:rPr>
          <w:rFonts w:ascii="Times New Roman" w:hAnsi="Times New Roman" w:eastAsia="Times New Roman" w:cs="Times New Roman"/>
        </w:rPr>
      </w:pPr>
    </w:p>
    <w:p w:rsidR="00C94C30" w:rsidRDefault="00C94C30" w14:paraId="673C041C" w14:textId="77777777">
      <w:pPr>
        <w:pStyle w:val="a0"/>
        <w:keepNext w:val="0"/>
        <w:keepLines w:val="0"/>
        <w:rPr>
          <w:rFonts w:ascii="Times New Roman" w:hAnsi="Times New Roman"/>
          <w:b/>
          <w:bCs/>
        </w:rPr>
      </w:pPr>
    </w:p>
    <w:p w:rsidR="00C94C30" w:rsidRDefault="00C94C30" w14:paraId="54559F84" w14:textId="77777777">
      <w:pPr>
        <w:pStyle w:val="a0"/>
        <w:keepNext w:val="0"/>
        <w:keepLines w:val="0"/>
        <w:rPr>
          <w:rFonts w:ascii="Times New Roman" w:hAnsi="Times New Roman"/>
          <w:b/>
          <w:bCs/>
        </w:rPr>
      </w:pPr>
    </w:p>
    <w:p w:rsidR="00C94C30" w:rsidRDefault="00C94C30" w14:paraId="5CD34E0E" w14:textId="77777777">
      <w:pPr>
        <w:pStyle w:val="a0"/>
        <w:keepNext w:val="0"/>
        <w:keepLines w:val="0"/>
        <w:rPr>
          <w:rFonts w:ascii="Times New Roman" w:hAnsi="Times New Roman"/>
          <w:b/>
          <w:bCs/>
        </w:rPr>
      </w:pPr>
    </w:p>
    <w:p w:rsidR="00C94C30" w:rsidRDefault="00C94C30" w14:paraId="3D27F0D6" w14:textId="77777777">
      <w:pPr>
        <w:pStyle w:val="a0"/>
        <w:keepNext w:val="0"/>
        <w:keepLines w:val="0"/>
        <w:rPr>
          <w:rFonts w:ascii="Times New Roman" w:hAnsi="Times New Roman"/>
          <w:b/>
          <w:bCs/>
        </w:rPr>
      </w:pPr>
    </w:p>
    <w:p w:rsidR="00C94C30" w:rsidRDefault="00C94C30" w14:paraId="374C2482" w14:textId="77777777">
      <w:pPr>
        <w:pStyle w:val="a0"/>
        <w:keepNext w:val="0"/>
        <w:keepLines w:val="0"/>
        <w:rPr>
          <w:rFonts w:ascii="Times New Roman" w:hAnsi="Times New Roman"/>
          <w:b/>
          <w:bCs/>
        </w:rPr>
      </w:pPr>
    </w:p>
    <w:p w:rsidR="00C94C30" w:rsidRDefault="00C94C30" w14:paraId="3CA3A70F" w14:textId="77777777">
      <w:pPr>
        <w:pStyle w:val="a0"/>
        <w:keepNext w:val="0"/>
        <w:keepLines w:val="0"/>
        <w:rPr>
          <w:rFonts w:ascii="Times New Roman" w:hAnsi="Times New Roman"/>
          <w:b/>
          <w:bCs/>
        </w:rPr>
      </w:pPr>
    </w:p>
    <w:p w:rsidR="22EC354F" w:rsidP="22EC354F" w:rsidRDefault="22EC354F" w14:paraId="7FF3FD4A" w14:textId="57BD3093">
      <w:pPr>
        <w:pStyle w:val="a0"/>
        <w:keepNext w:val="0"/>
        <w:keepLines w:val="0"/>
        <w:rPr>
          <w:rFonts w:ascii="Times New Roman" w:hAnsi="Times New Roman"/>
          <w:b w:val="1"/>
          <w:bCs w:val="1"/>
        </w:rPr>
      </w:pPr>
    </w:p>
    <w:p w:rsidR="007F565A" w:rsidRDefault="6F0F9380" w14:paraId="720CD6BC" w14:textId="5E955D42">
      <w:pPr>
        <w:pStyle w:val="a0"/>
        <w:keepNext w:val="0"/>
        <w:keepLines w:val="0"/>
        <w:rPr>
          <w:rFonts w:ascii="Times New Roman" w:hAnsi="Times New Roman" w:eastAsia="Times New Roman" w:cs="Times New Roman"/>
        </w:rPr>
      </w:pPr>
      <w:r w:rsidRPr="6F0F9380">
        <w:rPr>
          <w:rFonts w:ascii="Times New Roman" w:hAnsi="Times New Roman"/>
          <w:b/>
          <w:bCs/>
        </w:rPr>
        <w:t>6. Results</w:t>
      </w:r>
    </w:p>
    <w:p w:rsidR="007F565A" w:rsidRDefault="78701D00" w14:paraId="5001F5C5" w14:textId="77777777">
      <w:pPr>
        <w:pStyle w:val="30"/>
        <w:keepNext w:val="0"/>
        <w:keepLines w:val="0"/>
        <w:rPr>
          <w:rFonts w:ascii="Times New Roman" w:hAnsi="Times New Roman" w:eastAsia="Times New Roman" w:cs="Times New Roman"/>
          <w:b/>
          <w:bCs/>
        </w:rPr>
      </w:pPr>
      <w:r w:rsidRPr="22EC354F" w:rsidR="36DDF738">
        <w:rPr>
          <w:rFonts w:ascii="Times New Roman" w:hAnsi="Times New Roman"/>
          <w:b w:val="1"/>
          <w:bCs w:val="1"/>
        </w:rPr>
        <w:t xml:space="preserve">6.1 Model </w:t>
      </w:r>
      <w:commentRangeStart w:id="9"/>
      <w:r w:rsidRPr="22EC354F" w:rsidR="36DDF738">
        <w:rPr>
          <w:rFonts w:ascii="Times New Roman" w:hAnsi="Times New Roman"/>
          <w:b w:val="1"/>
          <w:bCs w:val="1"/>
        </w:rPr>
        <w:t>Output</w:t>
      </w:r>
      <w:commentRangeEnd w:id="9"/>
      <w:r>
        <w:rPr>
          <w:rStyle w:val="CommentReference"/>
        </w:rPr>
        <w:commentReference w:id="9"/>
      </w:r>
    </w:p>
    <w:p w:rsidR="007F565A" w:rsidP="6F0F9380" w:rsidRDefault="007F565A" w14:paraId="24C57634" w14:textId="5FF77BA6">
      <w:pPr>
        <w:pStyle w:val="a1"/>
      </w:pPr>
    </w:p>
    <w:p w:rsidR="007F565A" w:rsidP="22EC354F" w:rsidRDefault="483C8A7E" w14:paraId="61CDCEAD" w14:textId="7224A935">
      <w:pPr>
        <w:pStyle w:val="a1"/>
        <w:spacing w:line="276" w:lineRule="auto"/>
        <w:jc w:val="both"/>
        <w:rPr>
          <w:rFonts w:ascii="Times New Roman" w:hAnsi="Times New Roman" w:eastAsia="Times New Roman" w:cs="Times New Roman"/>
        </w:rPr>
      </w:pPr>
      <w:r w:rsidRPr="22EC354F" w:rsidR="30D4AD44">
        <w:rPr>
          <w:rFonts w:ascii="Times New Roman" w:hAnsi="Times New Roman" w:eastAsia="Times New Roman" w:cs="Times New Roman"/>
        </w:rPr>
        <w:t xml:space="preserve">The following table </w:t>
      </w:r>
      <w:r w:rsidRPr="22EC354F" w:rsidR="30D4AD44">
        <w:rPr>
          <w:rFonts w:ascii="Times New Roman" w:hAnsi="Times New Roman" w:eastAsia="Times New Roman" w:cs="Times New Roman"/>
        </w:rPr>
        <w:t>represents</w:t>
      </w:r>
      <w:r w:rsidRPr="22EC354F" w:rsidR="30D4AD44">
        <w:rPr>
          <w:rFonts w:ascii="Times New Roman" w:hAnsi="Times New Roman" w:eastAsia="Times New Roman" w:cs="Times New Roman"/>
        </w:rPr>
        <w:t xml:space="preserve"> </w:t>
      </w:r>
      <w:r w:rsidRPr="22EC354F" w:rsidR="70AC12DB">
        <w:rPr>
          <w:rFonts w:ascii="Times New Roman" w:hAnsi="Times New Roman" w:eastAsia="Times New Roman" w:cs="Times New Roman"/>
        </w:rPr>
        <w:t xml:space="preserve">a </w:t>
      </w:r>
      <w:r w:rsidRPr="22EC354F" w:rsidR="70AC12DB">
        <w:rPr>
          <w:rFonts w:ascii="Times New Roman" w:hAnsi="Times New Roman" w:eastAsia="Times New Roman" w:cs="Times New Roman"/>
        </w:rPr>
        <w:t>portion</w:t>
      </w:r>
      <w:r w:rsidRPr="22EC354F" w:rsidR="70AC12DB">
        <w:rPr>
          <w:rFonts w:ascii="Times New Roman" w:hAnsi="Times New Roman" w:eastAsia="Times New Roman" w:cs="Times New Roman"/>
        </w:rPr>
        <w:t xml:space="preserve"> of </w:t>
      </w:r>
      <w:r w:rsidRPr="22EC354F" w:rsidR="30D4AD44">
        <w:rPr>
          <w:rFonts w:ascii="Times New Roman" w:hAnsi="Times New Roman" w:eastAsia="Times New Roman" w:cs="Times New Roman"/>
        </w:rPr>
        <w:t>the model summary of the multinomial regression model for</w:t>
      </w:r>
      <w:r w:rsidRPr="22EC354F" w:rsidR="687BFE94">
        <w:rPr>
          <w:rFonts w:ascii="Times New Roman" w:hAnsi="Times New Roman" w:eastAsia="Times New Roman" w:cs="Times New Roman"/>
        </w:rPr>
        <w:t xml:space="preserve"> the Catholic participants in July 2020</w:t>
      </w:r>
      <w:r w:rsidRPr="22EC354F" w:rsidR="30D4AD44">
        <w:rPr>
          <w:rFonts w:ascii="Times New Roman" w:hAnsi="Times New Roman" w:eastAsia="Times New Roman" w:cs="Times New Roman"/>
        </w:rPr>
        <w:t xml:space="preserve"> </w:t>
      </w:r>
      <w:r w:rsidRPr="22EC354F" w:rsidR="4C56F5E3">
        <w:rPr>
          <w:rFonts w:ascii="Times New Roman" w:hAnsi="Times New Roman" w:eastAsia="Times New Roman" w:cs="Times New Roman"/>
        </w:rPr>
        <w:t>(</w:t>
      </w:r>
      <w:r w:rsidRPr="22EC354F" w:rsidR="30D4AD44">
        <w:rPr>
          <w:rFonts w:ascii="Times New Roman" w:hAnsi="Times New Roman" w:eastAsia="Times New Roman" w:cs="Times New Roman"/>
        </w:rPr>
        <w:t>Wave 70</w:t>
      </w:r>
      <w:r w:rsidRPr="22EC354F" w:rsidR="5D9FC899">
        <w:rPr>
          <w:rFonts w:ascii="Times New Roman" w:hAnsi="Times New Roman" w:eastAsia="Times New Roman" w:cs="Times New Roman"/>
        </w:rPr>
        <w:t xml:space="preserve">). In-person worship </w:t>
      </w:r>
      <w:r w:rsidRPr="22EC354F" w:rsidR="5D9FC899">
        <w:rPr>
          <w:rFonts w:ascii="Times New Roman" w:hAnsi="Times New Roman" w:eastAsia="Times New Roman" w:cs="Times New Roman"/>
        </w:rPr>
        <w:t>only is</w:t>
      </w:r>
      <w:r w:rsidRPr="22EC354F" w:rsidR="5D9FC899">
        <w:rPr>
          <w:rFonts w:ascii="Times New Roman" w:hAnsi="Times New Roman" w:eastAsia="Times New Roman" w:cs="Times New Roman"/>
        </w:rPr>
        <w:t xml:space="preserve"> </w:t>
      </w:r>
      <w:r w:rsidRPr="22EC354F" w:rsidR="40BA4F1E">
        <w:rPr>
          <w:rFonts w:ascii="Times New Roman" w:hAnsi="Times New Roman" w:eastAsia="Times New Roman" w:cs="Times New Roman"/>
        </w:rPr>
        <w:t>considered</w:t>
      </w:r>
      <w:r w:rsidRPr="22EC354F" w:rsidR="66C9ED7D">
        <w:rPr>
          <w:rFonts w:ascii="Times New Roman" w:hAnsi="Times New Roman" w:eastAsia="Times New Roman" w:cs="Times New Roman"/>
        </w:rPr>
        <w:t xml:space="preserve"> as the baseline</w:t>
      </w:r>
      <w:r w:rsidRPr="22EC354F" w:rsidR="49A6FD3F">
        <w:rPr>
          <w:rFonts w:ascii="Times New Roman" w:hAnsi="Times New Roman" w:eastAsia="Times New Roman" w:cs="Times New Roman"/>
        </w:rPr>
        <w:t xml:space="preserve">. </w:t>
      </w:r>
      <w:commentRangeStart w:id="1779618573"/>
      <w:commentRangeEnd w:id="1779618573"/>
      <w:r>
        <w:rPr>
          <w:rStyle w:val="CommentReference"/>
        </w:rPr>
        <w:commentReference w:id="1779618573"/>
      </w:r>
    </w:p>
    <w:p w:rsidR="00BB34CA" w:rsidP="00BB34CA" w:rsidRDefault="00BB34CA" w14:paraId="58E299D9" w14:textId="4B9B9EA7">
      <w:pPr>
        <w:pStyle w:val="Caption"/>
        <w:keepNext/>
      </w:pPr>
      <w:r>
        <w:t xml:space="preserve">Table </w:t>
      </w:r>
      <w:r>
        <w:fldChar w:fldCharType="begin"/>
      </w:r>
      <w:r>
        <w:instrText>SEQ Table \* ARABIC</w:instrText>
      </w:r>
      <w:r>
        <w:fldChar w:fldCharType="separate"/>
      </w:r>
      <w:r>
        <w:rPr>
          <w:noProof/>
        </w:rPr>
        <w:t>1</w:t>
      </w:r>
      <w:r>
        <w:fldChar w:fldCharType="end"/>
      </w:r>
      <w:r>
        <w:t xml:space="preserve">: </w:t>
      </w:r>
      <w:r w:rsidRPr="006D35E1">
        <w:t>Model summary of the multinomial regression model for the Catholic participants in July 2020</w:t>
      </w: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Caption w:val="cscsa"/>
        <w:tblDescription w:val="dvs"/>
      </w:tblPr>
      <w:tblGrid>
        <w:gridCol w:w="3030"/>
        <w:gridCol w:w="1331"/>
        <w:gridCol w:w="1788"/>
        <w:gridCol w:w="1266"/>
        <w:gridCol w:w="843"/>
        <w:gridCol w:w="1102"/>
      </w:tblGrid>
      <w:tr w:rsidR="6F0F9380" w:rsidTr="22EC354F" w14:paraId="56236970" w14:textId="77777777">
        <w:trPr>
          <w:trHeight w:val="300"/>
        </w:trPr>
        <w:tc>
          <w:tcPr>
            <w:tcW w:w="3030" w:type="dxa"/>
            <w:tcBorders>
              <w:top w:val="single" w:color="000000" w:themeColor="text1" w:sz="12" w:space="0"/>
            </w:tcBorders>
            <w:tcMar/>
          </w:tcPr>
          <w:p w:rsidR="6F0F9380" w:rsidP="6F0F9380" w:rsidRDefault="6F0F9380" w14:paraId="45E9029C" w14:textId="116AB356">
            <w:pPr>
              <w:pStyle w:val="a1"/>
              <w:rPr>
                <w:rFonts w:ascii="Times New Roman" w:hAnsi="Times New Roman" w:eastAsia="Times New Roman" w:cs="Times New Roman"/>
              </w:rPr>
            </w:pPr>
          </w:p>
        </w:tc>
        <w:tc>
          <w:tcPr>
            <w:tcW w:w="1395" w:type="dxa"/>
            <w:tcBorders>
              <w:top w:val="single" w:color="000000" w:themeColor="text1" w:sz="12" w:space="0"/>
            </w:tcBorders>
            <w:tcMar/>
          </w:tcPr>
          <w:p w:rsidR="6F0F9380" w:rsidP="6F0F9380" w:rsidRDefault="6F0F9380" w14:paraId="5302B086" w14:textId="2BE2B354">
            <w:pPr>
              <w:pStyle w:val="a1"/>
              <w:rPr>
                <w:rFonts w:ascii="Times New Roman" w:hAnsi="Times New Roman" w:eastAsia="Times New Roman" w:cs="Times New Roman"/>
              </w:rPr>
            </w:pPr>
          </w:p>
        </w:tc>
        <w:tc>
          <w:tcPr>
            <w:tcW w:w="2775" w:type="dxa"/>
            <w:gridSpan w:val="2"/>
            <w:tcBorders>
              <w:top w:val="single" w:color="000000" w:themeColor="text1" w:sz="12" w:space="0"/>
              <w:bottom w:val="single" w:color="000000" w:themeColor="text1" w:sz="12" w:space="0"/>
            </w:tcBorders>
            <w:tcMar/>
          </w:tcPr>
          <w:p w:rsidR="41B126B2" w:rsidP="6F0F9380" w:rsidRDefault="41B126B2" w14:paraId="3FEFE48B" w14:textId="2530C077">
            <w:pPr>
              <w:pStyle w:val="a1"/>
              <w:jc w:val="center"/>
              <w:rPr>
                <w:rFonts w:ascii="Times New Roman" w:hAnsi="Times New Roman" w:eastAsia="Times New Roman" w:cs="Times New Roman"/>
              </w:rPr>
            </w:pPr>
            <w:r w:rsidRPr="6F0F9380">
              <w:rPr>
                <w:rFonts w:ascii="Times New Roman" w:hAnsi="Times New Roman" w:eastAsia="Times New Roman" w:cs="Times New Roman"/>
              </w:rPr>
              <w:t>Online Only</w:t>
            </w:r>
          </w:p>
        </w:tc>
        <w:tc>
          <w:tcPr>
            <w:tcW w:w="2160" w:type="dxa"/>
            <w:gridSpan w:val="2"/>
            <w:tcBorders>
              <w:top w:val="single" w:color="000000" w:themeColor="text1" w:sz="12" w:space="0"/>
              <w:bottom w:val="single" w:color="000000" w:themeColor="text1" w:sz="12" w:space="0"/>
            </w:tcBorders>
            <w:tcMar/>
          </w:tcPr>
          <w:p w:rsidR="689A68C3" w:rsidP="6F0F9380" w:rsidRDefault="689A68C3" w14:paraId="43D6531A" w14:textId="37995E19">
            <w:pPr>
              <w:pStyle w:val="a1"/>
              <w:jc w:val="center"/>
              <w:rPr>
                <w:rFonts w:ascii="Times New Roman" w:hAnsi="Times New Roman" w:eastAsia="Times New Roman" w:cs="Times New Roman"/>
              </w:rPr>
            </w:pPr>
            <w:r w:rsidRPr="6F0F9380">
              <w:rPr>
                <w:rFonts w:ascii="Times New Roman" w:hAnsi="Times New Roman" w:eastAsia="Times New Roman" w:cs="Times New Roman"/>
              </w:rPr>
              <w:t>Hybrid</w:t>
            </w:r>
          </w:p>
        </w:tc>
      </w:tr>
      <w:tr w:rsidR="6F0F9380" w:rsidTr="22EC354F" w14:paraId="3F56C50A" w14:textId="77777777">
        <w:trPr>
          <w:trHeight w:val="375"/>
        </w:trPr>
        <w:tc>
          <w:tcPr>
            <w:tcW w:w="3030" w:type="dxa"/>
            <w:tcBorders>
              <w:bottom w:val="single" w:color="000000" w:themeColor="text1" w:sz="12" w:space="0"/>
            </w:tcBorders>
            <w:tcMar/>
          </w:tcPr>
          <w:p w:rsidR="6F0F9380" w:rsidP="6F0F9380" w:rsidRDefault="6F0F9380" w14:paraId="5ED64F2A" w14:textId="4F735A78">
            <w:pPr>
              <w:pStyle w:val="a1"/>
              <w:rPr>
                <w:rFonts w:ascii="Times New Roman" w:hAnsi="Times New Roman" w:eastAsia="Times New Roman" w:cs="Times New Roman"/>
              </w:rPr>
            </w:pPr>
          </w:p>
        </w:tc>
        <w:tc>
          <w:tcPr>
            <w:tcW w:w="1395" w:type="dxa"/>
            <w:tcBorders>
              <w:bottom w:val="single" w:color="000000" w:themeColor="text1" w:sz="12" w:space="0"/>
            </w:tcBorders>
            <w:tcMar/>
          </w:tcPr>
          <w:p w:rsidR="6F0F9380" w:rsidP="6F0F9380" w:rsidRDefault="6F0F9380" w14:paraId="532E2004" w14:textId="3EF7A0A7">
            <w:pPr>
              <w:pStyle w:val="a1"/>
              <w:rPr>
                <w:rFonts w:ascii="Times New Roman" w:hAnsi="Times New Roman" w:eastAsia="Times New Roman" w:cs="Times New Roman"/>
              </w:rPr>
            </w:pPr>
          </w:p>
        </w:tc>
        <w:tc>
          <w:tcPr>
            <w:tcW w:w="1245" w:type="dxa"/>
            <w:tcBorders>
              <w:top w:val="single" w:color="000000" w:themeColor="text1" w:sz="12" w:space="0"/>
              <w:bottom w:val="single" w:color="000000" w:themeColor="text1" w:sz="12" w:space="0"/>
            </w:tcBorders>
            <w:tcMar/>
            <w:vAlign w:val="center"/>
          </w:tcPr>
          <w:p w:rsidR="1D88B35A" w:rsidP="6F0F9380" w:rsidRDefault="1D88B35A" w14:paraId="49331D12" w14:textId="380D5F11">
            <w:pPr>
              <w:pStyle w:val="a1"/>
              <w:jc w:val="center"/>
              <w:rPr>
                <w:rFonts w:ascii="Times New Roman" w:hAnsi="Times New Roman" w:eastAsia="Times New Roman" w:cs="Times New Roman"/>
              </w:rPr>
            </w:pPr>
            <w:r w:rsidRPr="6F0F9380">
              <w:rPr>
                <w:rFonts w:ascii="Times New Roman" w:hAnsi="Times New Roman" w:eastAsia="Times New Roman" w:cs="Times New Roman"/>
              </w:rPr>
              <w:t>Odds Ratio</w:t>
            </w:r>
          </w:p>
        </w:tc>
        <w:tc>
          <w:tcPr>
            <w:tcW w:w="1530" w:type="dxa"/>
            <w:tcBorders>
              <w:top w:val="single" w:color="000000" w:themeColor="text1" w:sz="12" w:space="0"/>
              <w:bottom w:val="single" w:color="000000" w:themeColor="text1" w:sz="12" w:space="0"/>
            </w:tcBorders>
            <w:tcMar/>
            <w:vAlign w:val="center"/>
          </w:tcPr>
          <w:p w:rsidR="1D88B35A" w:rsidP="6F0F9380" w:rsidRDefault="1D88B35A" w14:paraId="5E5A5788" w14:textId="1EF46EC5">
            <w:pPr>
              <w:pStyle w:val="a1"/>
              <w:jc w:val="center"/>
              <w:rPr>
                <w:rFonts w:ascii="Times New Roman" w:hAnsi="Times New Roman" w:eastAsia="Times New Roman" w:cs="Times New Roman"/>
              </w:rPr>
            </w:pPr>
            <w:r w:rsidRPr="6F0F9380">
              <w:rPr>
                <w:rFonts w:ascii="Times New Roman" w:hAnsi="Times New Roman" w:eastAsia="Times New Roman" w:cs="Times New Roman"/>
              </w:rPr>
              <w:t>P-value</w:t>
            </w:r>
          </w:p>
        </w:tc>
        <w:tc>
          <w:tcPr>
            <w:tcW w:w="898" w:type="dxa"/>
            <w:tcBorders>
              <w:top w:val="single" w:color="000000" w:themeColor="text1" w:sz="12" w:space="0"/>
              <w:bottom w:val="single" w:color="000000" w:themeColor="text1" w:sz="12" w:space="0"/>
            </w:tcBorders>
            <w:tcMar/>
            <w:vAlign w:val="center"/>
          </w:tcPr>
          <w:p w:rsidR="1D88B35A" w:rsidP="6F0F9380" w:rsidRDefault="1D88B35A" w14:paraId="483341BF" w14:textId="7999294C">
            <w:pPr>
              <w:pStyle w:val="a1"/>
              <w:jc w:val="center"/>
              <w:rPr>
                <w:rFonts w:ascii="Times New Roman" w:hAnsi="Times New Roman" w:eastAsia="Times New Roman" w:cs="Times New Roman"/>
              </w:rPr>
            </w:pPr>
            <w:r w:rsidRPr="6F0F9380">
              <w:rPr>
                <w:rFonts w:ascii="Times New Roman" w:hAnsi="Times New Roman" w:eastAsia="Times New Roman" w:cs="Times New Roman"/>
              </w:rPr>
              <w:t>Odds Ratio</w:t>
            </w:r>
          </w:p>
        </w:tc>
        <w:tc>
          <w:tcPr>
            <w:tcW w:w="1262" w:type="dxa"/>
            <w:tcBorders>
              <w:top w:val="single" w:color="000000" w:themeColor="text1" w:sz="12" w:space="0"/>
              <w:bottom w:val="single" w:color="000000" w:themeColor="text1" w:sz="12" w:space="0"/>
            </w:tcBorders>
            <w:tcMar/>
            <w:vAlign w:val="center"/>
          </w:tcPr>
          <w:p w:rsidR="1D88B35A" w:rsidP="6F0F9380" w:rsidRDefault="1D88B35A" w14:paraId="1058760D" w14:textId="2D2ED9DE">
            <w:pPr>
              <w:pStyle w:val="a1"/>
              <w:jc w:val="center"/>
              <w:rPr>
                <w:rFonts w:ascii="Times New Roman" w:hAnsi="Times New Roman" w:eastAsia="Times New Roman" w:cs="Times New Roman"/>
              </w:rPr>
            </w:pPr>
            <w:r w:rsidRPr="6F0F9380">
              <w:rPr>
                <w:rFonts w:ascii="Times New Roman" w:hAnsi="Times New Roman" w:eastAsia="Times New Roman" w:cs="Times New Roman"/>
              </w:rPr>
              <w:t>P-Value</w:t>
            </w:r>
          </w:p>
        </w:tc>
      </w:tr>
      <w:tr w:rsidR="6F0F9380" w:rsidTr="22EC354F" w14:paraId="5D1F76B1" w14:textId="77777777">
        <w:trPr>
          <w:trHeight w:val="585"/>
        </w:trPr>
        <w:tc>
          <w:tcPr>
            <w:tcW w:w="3030" w:type="dxa"/>
            <w:vMerge w:val="restart"/>
            <w:tcBorders>
              <w:top w:val="none" w:color="000000" w:themeColor="text1" w:sz="12" w:space="0"/>
              <w:left w:val="none" w:color="000000" w:themeColor="text1" w:sz="12" w:space="0"/>
              <w:bottom w:val="single" w:color="000000" w:themeColor="text1" w:sz="12" w:space="0"/>
              <w:right w:val="none" w:color="000000" w:themeColor="text1" w:sz="12" w:space="0"/>
            </w:tcBorders>
            <w:tcMar/>
          </w:tcPr>
          <w:p w:rsidR="01ECEBEB" w:rsidP="6F0F9380" w:rsidRDefault="01ECEBEB" w14:paraId="021B4B50" w14:textId="3CAE5B42">
            <w:pPr>
              <w:pStyle w:val="a1"/>
              <w:rPr>
                <w:rFonts w:ascii="Times New Roman" w:hAnsi="Times New Roman" w:eastAsia="Times New Roman" w:cs="Times New Roman"/>
                <w:color w:val="000000" w:themeColor="text1"/>
                <w:sz w:val="19"/>
                <w:szCs w:val="19"/>
              </w:rPr>
            </w:pPr>
            <w:r w:rsidRPr="6F0F9380">
              <w:rPr>
                <w:rFonts w:ascii="Times New Roman" w:hAnsi="Times New Roman" w:eastAsia="Times New Roman" w:cs="Times New Roman"/>
              </w:rPr>
              <w:t>ATTENDCONF:</w:t>
            </w:r>
            <w:r w:rsidRPr="6F0F9380">
              <w:rPr>
                <w:rFonts w:ascii="Times New Roman" w:hAnsi="Times New Roman" w:eastAsia="Times New Roman" w:cs="Times New Roman"/>
                <w:color w:val="000000" w:themeColor="text1"/>
                <w:sz w:val="19"/>
                <w:szCs w:val="19"/>
              </w:rPr>
              <w:t xml:space="preserve"> Thinking about the modifications, if any, that are currently in place at your house of worship, how confident are you that you could safely attend in-person religious services right now without spreading or catching the coronavirus?</w:t>
            </w:r>
          </w:p>
        </w:tc>
        <w:tc>
          <w:tcPr>
            <w:tcW w:w="1395" w:type="dxa"/>
            <w:tcBorders>
              <w:left w:val="none" w:color="000000" w:themeColor="text1" w:sz="12" w:space="0"/>
              <w:bottom w:val="single" w:color="000000" w:themeColor="text1" w:sz="4" w:space="0"/>
            </w:tcBorders>
            <w:tcMar/>
            <w:vAlign w:val="center"/>
          </w:tcPr>
          <w:p w:rsidR="1D88B35A" w:rsidP="6F0F9380" w:rsidRDefault="1D88B35A" w14:paraId="20FAF54E" w14:textId="7CCB488C">
            <w:pPr>
              <w:pStyle w:val="a1"/>
              <w:jc w:val="center"/>
              <w:rPr>
                <w:rFonts w:ascii="Times New Roman" w:hAnsi="Times New Roman" w:eastAsia="Times New Roman" w:cs="Times New Roman"/>
              </w:rPr>
            </w:pPr>
            <w:r w:rsidRPr="6F0F9380">
              <w:rPr>
                <w:rFonts w:ascii="Times New Roman" w:hAnsi="Times New Roman" w:eastAsia="Times New Roman" w:cs="Times New Roman"/>
              </w:rPr>
              <w:t>Very confident</w:t>
            </w:r>
          </w:p>
        </w:tc>
        <w:tc>
          <w:tcPr>
            <w:tcW w:w="4935" w:type="dxa"/>
            <w:gridSpan w:val="4"/>
            <w:tcBorders>
              <w:bottom w:val="single" w:color="000000" w:themeColor="text1" w:sz="4" w:space="0"/>
            </w:tcBorders>
            <w:tcMar/>
            <w:vAlign w:val="center"/>
          </w:tcPr>
          <w:p w:rsidR="1D88B35A" w:rsidP="6F0F9380" w:rsidRDefault="1D88B35A" w14:paraId="691F5771" w14:textId="57E1B47D">
            <w:pPr>
              <w:pStyle w:val="a1"/>
              <w:jc w:val="center"/>
              <w:rPr>
                <w:rFonts w:ascii="Times New Roman" w:hAnsi="Times New Roman" w:eastAsia="Times New Roman" w:cs="Times New Roman"/>
              </w:rPr>
            </w:pPr>
            <w:r w:rsidRPr="6F0F9380">
              <w:rPr>
                <w:rFonts w:ascii="Times New Roman" w:hAnsi="Times New Roman" w:eastAsia="Times New Roman" w:cs="Times New Roman"/>
              </w:rPr>
              <w:t>Baseline</w:t>
            </w:r>
          </w:p>
          <w:p w:rsidR="6F0F9380" w:rsidP="6F0F9380" w:rsidRDefault="6F0F9380" w14:paraId="7A54DAD7" w14:textId="63F5D8CB">
            <w:pPr>
              <w:pStyle w:val="a1"/>
              <w:jc w:val="center"/>
              <w:rPr>
                <w:rFonts w:ascii="Times New Roman" w:hAnsi="Times New Roman" w:eastAsia="Times New Roman" w:cs="Times New Roman"/>
              </w:rPr>
            </w:pPr>
          </w:p>
        </w:tc>
      </w:tr>
      <w:tr w:rsidR="6F0F9380" w:rsidTr="22EC354F" w14:paraId="31A50FAD" w14:textId="77777777">
        <w:trPr>
          <w:trHeight w:val="300"/>
        </w:trPr>
        <w:tc>
          <w:tcPr>
            <w:tcW w:w="3030" w:type="dxa"/>
            <w:vMerge/>
            <w:tcMar/>
          </w:tcPr>
          <w:p w:rsidR="007F565A" w:rsidRDefault="007F565A" w14:paraId="46A48EA4" w14:textId="77777777"/>
        </w:tc>
        <w:tc>
          <w:tcPr>
            <w:tcW w:w="1395" w:type="dxa"/>
            <w:tcBorders>
              <w:top w:val="single" w:color="000000" w:themeColor="text1" w:sz="4" w:space="0"/>
              <w:left w:val="none" w:color="000000" w:themeColor="text1" w:sz="12" w:space="0"/>
              <w:bottom w:val="single" w:color="000000" w:themeColor="text1" w:sz="4" w:space="0"/>
            </w:tcBorders>
            <w:tcMar/>
            <w:vAlign w:val="center"/>
          </w:tcPr>
          <w:p w:rsidR="1D88B35A" w:rsidP="6F0F9380" w:rsidRDefault="1D88B35A" w14:paraId="40529FFE" w14:textId="026D7B4F">
            <w:pPr>
              <w:pStyle w:val="a1"/>
              <w:jc w:val="center"/>
              <w:rPr>
                <w:rFonts w:ascii="Times New Roman" w:hAnsi="Times New Roman" w:eastAsia="Times New Roman" w:cs="Times New Roman"/>
              </w:rPr>
            </w:pPr>
            <w:r w:rsidRPr="6F0F9380">
              <w:rPr>
                <w:rFonts w:ascii="Times New Roman" w:hAnsi="Times New Roman" w:eastAsia="Times New Roman" w:cs="Times New Roman"/>
              </w:rPr>
              <w:t>Somewhat confident</w:t>
            </w:r>
          </w:p>
        </w:tc>
        <w:tc>
          <w:tcPr>
            <w:tcW w:w="1245" w:type="dxa"/>
            <w:tcBorders>
              <w:top w:val="single" w:color="000000" w:themeColor="text1" w:sz="4" w:space="0"/>
              <w:bottom w:val="single" w:color="000000" w:themeColor="text1" w:sz="4" w:space="0"/>
            </w:tcBorders>
            <w:tcMar/>
            <w:vAlign w:val="center"/>
          </w:tcPr>
          <w:p w:rsidR="6F0F9380" w:rsidP="1F27946A" w:rsidRDefault="6F0F9380" w14:paraId="1C3456A4" w14:textId="69FCCD72">
            <w:pPr>
              <w:pStyle w:val="a1"/>
              <w:jc w:val="center"/>
              <w:rPr>
                <w:rFonts w:ascii="Times New Roman" w:hAnsi="Times New Roman" w:eastAsia="Times New Roman" w:cs="Times New Roman"/>
                <w:color w:val="000000" w:themeColor="text1"/>
                <w:sz w:val="19"/>
                <w:szCs w:val="19"/>
              </w:rPr>
            </w:pPr>
            <m:oMathPara>
              <m:oMath>
                <m:r>
                  <w:rPr>
                    <w:rFonts w:ascii="Cambria Math" w:hAnsi="Cambria Math"/>
                  </w:rPr>
                  <m:t>5.2 </m:t>
                </m:r>
              </m:oMath>
            </m:oMathPara>
          </w:p>
        </w:tc>
        <w:tc>
          <w:tcPr>
            <w:tcW w:w="1530" w:type="dxa"/>
            <w:tcBorders>
              <w:top w:val="single" w:color="000000" w:themeColor="text1" w:sz="4" w:space="0"/>
              <w:bottom w:val="single" w:color="000000" w:themeColor="text1" w:sz="4" w:space="0"/>
            </w:tcBorders>
            <w:tcMar/>
            <w:vAlign w:val="center"/>
          </w:tcPr>
          <w:p w:rsidR="6F0F9380" w:rsidP="6F0F9380" w:rsidRDefault="6F0F9380" w14:paraId="399B8FCC" w14:textId="1539CA0C">
            <w:pPr>
              <w:pStyle w:val="a1"/>
              <w:jc w:val="center"/>
              <w:rPr>
                <w:rFonts w:ascii="Times New Roman" w:hAnsi="Times New Roman" w:eastAsia="Times New Roman" w:cs="Times New Roman"/>
                <w:color w:val="000000" w:themeColor="text1"/>
                <w:sz w:val="19"/>
                <w:szCs w:val="19"/>
              </w:rPr>
            </w:pPr>
            <m:oMathPara>
              <m:oMath>
                <m:r>
                  <w:rPr>
                    <w:rFonts w:ascii="Cambria Math" w:hAnsi="Cambria Math"/>
                  </w:rPr>
                  <m:t>8.21e-07 </m:t>
                </m:r>
              </m:oMath>
            </m:oMathPara>
          </w:p>
        </w:tc>
        <w:tc>
          <w:tcPr>
            <w:tcW w:w="898" w:type="dxa"/>
            <w:tcBorders>
              <w:top w:val="single" w:color="000000" w:themeColor="text1" w:sz="4" w:space="0"/>
              <w:bottom w:val="single" w:color="000000" w:themeColor="text1" w:sz="4" w:space="0"/>
            </w:tcBorders>
            <w:tcMar/>
            <w:vAlign w:val="center"/>
          </w:tcPr>
          <w:p w:rsidR="6F0F9380" w:rsidP="6F0F9380" w:rsidRDefault="6F0F9380" w14:paraId="5DB82BF0" w14:textId="69657F08">
            <w:pPr>
              <w:pStyle w:val="a1"/>
              <w:jc w:val="center"/>
              <w:rPr>
                <w:rFonts w:ascii="Times New Roman" w:hAnsi="Times New Roman" w:eastAsia="Times New Roman" w:cs="Times New Roman"/>
                <w:color w:val="000000" w:themeColor="text1"/>
                <w:sz w:val="19"/>
                <w:szCs w:val="19"/>
              </w:rPr>
            </w:pPr>
            <m:oMathPara>
              <m:oMath>
                <m:r>
                  <w:rPr>
                    <w:rFonts w:ascii="Cambria Math" w:hAnsi="Cambria Math"/>
                  </w:rPr>
                  <m:t>1.45 </m:t>
                </m:r>
              </m:oMath>
            </m:oMathPara>
          </w:p>
        </w:tc>
        <w:tc>
          <w:tcPr>
            <w:tcW w:w="1262" w:type="dxa"/>
            <w:tcBorders>
              <w:top w:val="single" w:color="000000" w:themeColor="text1" w:sz="4" w:space="0"/>
              <w:bottom w:val="single" w:color="000000" w:themeColor="text1" w:sz="4" w:space="0"/>
            </w:tcBorders>
            <w:tcMar/>
            <w:vAlign w:val="center"/>
          </w:tcPr>
          <w:p w:rsidR="6F0F9380" w:rsidP="6F0F9380" w:rsidRDefault="6F0F9380" w14:paraId="1A7014FD" w14:textId="67F11F24">
            <w:pPr>
              <w:pStyle w:val="a1"/>
              <w:jc w:val="center"/>
              <w:rPr>
                <w:rFonts w:ascii="Times New Roman" w:hAnsi="Times New Roman" w:eastAsia="Times New Roman" w:cs="Times New Roman"/>
                <w:color w:val="000000" w:themeColor="text1"/>
                <w:sz w:val="19"/>
                <w:szCs w:val="19"/>
              </w:rPr>
            </w:pPr>
            <m:oMath>
              <m:r>
                <w:rPr>
                  <w:rFonts w:ascii="Cambria Math" w:hAnsi="Cambria Math"/>
                </w:rPr>
                <m:t>0.240 </m:t>
              </m:r>
            </m:oMath>
            <w:r w:rsidRPr="6F0F9380" w:rsidR="63F21738">
              <w:rPr>
                <w:rFonts w:ascii="Times New Roman" w:hAnsi="Times New Roman" w:eastAsia="Times New Roman" w:cs="Times New Roman"/>
                <w:color w:val="000000" w:themeColor="text1"/>
                <w:sz w:val="19"/>
                <w:szCs w:val="19"/>
              </w:rPr>
              <w:t xml:space="preserve">      </w:t>
            </w:r>
          </w:p>
        </w:tc>
      </w:tr>
      <w:tr w:rsidR="6F0F9380" w:rsidTr="22EC354F" w14:paraId="68D04609" w14:textId="77777777">
        <w:trPr>
          <w:trHeight w:val="300"/>
        </w:trPr>
        <w:tc>
          <w:tcPr>
            <w:tcW w:w="3030" w:type="dxa"/>
            <w:vMerge/>
            <w:tcMar/>
          </w:tcPr>
          <w:p w:rsidR="007F565A" w:rsidRDefault="007F565A" w14:paraId="5E18408F" w14:textId="77777777"/>
        </w:tc>
        <w:tc>
          <w:tcPr>
            <w:tcW w:w="1395" w:type="dxa"/>
            <w:tcBorders>
              <w:top w:val="single" w:color="000000" w:themeColor="text1" w:sz="4" w:space="0"/>
              <w:left w:val="none" w:color="000000" w:themeColor="text1" w:sz="12" w:space="0"/>
              <w:bottom w:val="single" w:color="000000" w:themeColor="text1" w:sz="4" w:space="0"/>
            </w:tcBorders>
            <w:tcMar/>
            <w:vAlign w:val="center"/>
          </w:tcPr>
          <w:p w:rsidR="1D88B35A" w:rsidP="6F0F9380" w:rsidRDefault="1D88B35A" w14:paraId="7C6A6777" w14:textId="6E7C5BBD">
            <w:pPr>
              <w:pStyle w:val="a1"/>
              <w:jc w:val="center"/>
              <w:rPr>
                <w:rFonts w:ascii="Times New Roman" w:hAnsi="Times New Roman" w:eastAsia="Times New Roman" w:cs="Times New Roman"/>
              </w:rPr>
            </w:pPr>
            <w:r w:rsidRPr="6F0F9380">
              <w:rPr>
                <w:rFonts w:ascii="Times New Roman" w:hAnsi="Times New Roman" w:eastAsia="Times New Roman" w:cs="Times New Roman"/>
              </w:rPr>
              <w:t>Not too confident</w:t>
            </w:r>
          </w:p>
        </w:tc>
        <w:tc>
          <w:tcPr>
            <w:tcW w:w="1245" w:type="dxa"/>
            <w:tcBorders>
              <w:top w:val="single" w:color="000000" w:themeColor="text1" w:sz="4" w:space="0"/>
              <w:bottom w:val="single" w:color="000000" w:themeColor="text1" w:sz="4" w:space="0"/>
            </w:tcBorders>
            <w:tcMar/>
            <w:vAlign w:val="center"/>
          </w:tcPr>
          <w:p w:rsidR="6F0F9380" w:rsidP="1F27946A" w:rsidRDefault="6F0F9380" w14:paraId="4AE2D35A" w14:textId="41F459A2">
            <w:pPr>
              <w:pStyle w:val="a1"/>
              <w:jc w:val="center"/>
              <w:rPr>
                <w:rFonts w:ascii="Times New Roman" w:hAnsi="Times New Roman" w:eastAsia="Times New Roman" w:cs="Times New Roman"/>
                <w:color w:val="000000" w:themeColor="text1"/>
                <w:sz w:val="19"/>
                <w:szCs w:val="19"/>
              </w:rPr>
            </w:pPr>
            <m:oMathPara>
              <m:oMath>
                <m:r>
                  <w:rPr>
                    <w:rFonts w:ascii="Cambria Math" w:hAnsi="Cambria Math"/>
                  </w:rPr>
                  <m:t>19.65 </m:t>
                </m:r>
              </m:oMath>
            </m:oMathPara>
          </w:p>
        </w:tc>
        <w:tc>
          <w:tcPr>
            <w:tcW w:w="1530" w:type="dxa"/>
            <w:tcBorders>
              <w:top w:val="single" w:color="000000" w:themeColor="text1" w:sz="4" w:space="0"/>
              <w:bottom w:val="single" w:color="000000" w:themeColor="text1" w:sz="4" w:space="0"/>
            </w:tcBorders>
            <w:tcMar/>
            <w:vAlign w:val="center"/>
          </w:tcPr>
          <w:p w:rsidR="6F0F9380" w:rsidP="6F0F9380" w:rsidRDefault="6F0F9380" w14:paraId="18DAE35D" w14:textId="14414B49">
            <w:pPr>
              <w:pStyle w:val="a1"/>
            </w:pPr>
            <m:oMathPara>
              <m:oMath>
                <m:r>
                  <w:rPr>
                    <w:rFonts w:ascii="Cambria Math" w:hAnsi="Cambria Math"/>
                  </w:rPr>
                  <m:t>4.51e-07 </m:t>
                </m:r>
              </m:oMath>
            </m:oMathPara>
          </w:p>
        </w:tc>
        <w:tc>
          <w:tcPr>
            <w:tcW w:w="898" w:type="dxa"/>
            <w:tcBorders>
              <w:top w:val="single" w:color="000000" w:themeColor="text1" w:sz="4" w:space="0"/>
              <w:bottom w:val="single" w:color="000000" w:themeColor="text1" w:sz="4" w:space="0"/>
            </w:tcBorders>
            <w:tcMar/>
            <w:vAlign w:val="center"/>
          </w:tcPr>
          <w:p w:rsidR="6F0F9380" w:rsidP="6F0F9380" w:rsidRDefault="6F0F9380" w14:paraId="77DFBD4B" w14:textId="16D356B5">
            <w:pPr>
              <w:pStyle w:val="a1"/>
              <w:jc w:val="center"/>
              <w:rPr>
                <w:rFonts w:ascii="Times New Roman" w:hAnsi="Times New Roman" w:eastAsia="Times New Roman" w:cs="Times New Roman"/>
                <w:color w:val="000000" w:themeColor="text1"/>
                <w:sz w:val="19"/>
                <w:szCs w:val="19"/>
              </w:rPr>
            </w:pPr>
            <m:oMathPara>
              <m:oMath>
                <m:r>
                  <w:rPr>
                    <w:rFonts w:ascii="Cambria Math" w:hAnsi="Cambria Math"/>
                  </w:rPr>
                  <m:t>1.10 </m:t>
                </m:r>
              </m:oMath>
            </m:oMathPara>
          </w:p>
        </w:tc>
        <w:tc>
          <w:tcPr>
            <w:tcW w:w="1262" w:type="dxa"/>
            <w:tcBorders>
              <w:top w:val="single" w:color="000000" w:themeColor="text1" w:sz="4" w:space="0"/>
              <w:bottom w:val="single" w:color="000000" w:themeColor="text1" w:sz="4" w:space="0"/>
            </w:tcBorders>
            <w:tcMar/>
            <w:vAlign w:val="center"/>
          </w:tcPr>
          <w:p w:rsidR="6F0F9380" w:rsidP="6F0F9380" w:rsidRDefault="6F0F9380" w14:paraId="429DD45B" w14:textId="37D3ECCC">
            <w:pPr>
              <w:pStyle w:val="a1"/>
              <w:jc w:val="center"/>
              <w:rPr>
                <w:rFonts w:ascii="Times New Roman" w:hAnsi="Times New Roman" w:eastAsia="Times New Roman" w:cs="Times New Roman"/>
                <w:color w:val="000000" w:themeColor="text1"/>
                <w:sz w:val="19"/>
                <w:szCs w:val="19"/>
              </w:rPr>
            </w:pPr>
            <m:oMath>
              <m:r>
                <w:rPr>
                  <w:rFonts w:ascii="Cambria Math" w:hAnsi="Cambria Math"/>
                </w:rPr>
                <m:t>0.881 </m:t>
              </m:r>
            </m:oMath>
            <w:r w:rsidRPr="6F0F9380" w:rsidR="7CAEACF9">
              <w:rPr>
                <w:rFonts w:ascii="Times New Roman" w:hAnsi="Times New Roman" w:eastAsia="Times New Roman" w:cs="Times New Roman"/>
                <w:color w:val="000000" w:themeColor="text1"/>
                <w:sz w:val="19"/>
                <w:szCs w:val="19"/>
              </w:rPr>
              <w:t xml:space="preserve">      </w:t>
            </w:r>
          </w:p>
        </w:tc>
      </w:tr>
      <w:tr w:rsidR="6F0F9380" w:rsidTr="22EC354F" w14:paraId="2C63F8EA" w14:textId="77777777">
        <w:trPr>
          <w:trHeight w:val="470"/>
        </w:trPr>
        <w:tc>
          <w:tcPr>
            <w:tcW w:w="3030" w:type="dxa"/>
            <w:vMerge/>
            <w:tcMar/>
          </w:tcPr>
          <w:p w:rsidR="007F565A" w:rsidRDefault="007F565A" w14:paraId="0F884787" w14:textId="77777777"/>
        </w:tc>
        <w:tc>
          <w:tcPr>
            <w:tcW w:w="1395" w:type="dxa"/>
            <w:tcBorders>
              <w:top w:val="single" w:color="000000" w:themeColor="text1" w:sz="4" w:space="0"/>
              <w:left w:val="none" w:color="000000" w:themeColor="text1" w:sz="12" w:space="0"/>
              <w:bottom w:val="single" w:color="000000" w:themeColor="text1" w:sz="12" w:space="0"/>
            </w:tcBorders>
            <w:tcMar/>
            <w:vAlign w:val="center"/>
          </w:tcPr>
          <w:p w:rsidR="1D88B35A" w:rsidP="6F0F9380" w:rsidRDefault="1D88B35A" w14:paraId="4F8F58F5" w14:textId="413CA855">
            <w:pPr>
              <w:pStyle w:val="a1"/>
              <w:jc w:val="center"/>
              <w:rPr>
                <w:rFonts w:ascii="Times New Roman" w:hAnsi="Times New Roman" w:eastAsia="Times New Roman" w:cs="Times New Roman"/>
              </w:rPr>
            </w:pPr>
            <w:r w:rsidRPr="6F0F9380">
              <w:rPr>
                <w:rFonts w:ascii="Times New Roman" w:hAnsi="Times New Roman" w:eastAsia="Times New Roman" w:cs="Times New Roman"/>
              </w:rPr>
              <w:t>Not at all confident</w:t>
            </w:r>
          </w:p>
        </w:tc>
        <w:tc>
          <w:tcPr>
            <w:tcW w:w="1245" w:type="dxa"/>
            <w:tcBorders>
              <w:top w:val="single" w:color="000000" w:themeColor="text1" w:sz="4" w:space="0"/>
              <w:bottom w:val="single" w:color="000000" w:themeColor="text1" w:sz="12" w:space="0"/>
            </w:tcBorders>
            <w:tcMar/>
            <w:vAlign w:val="center"/>
          </w:tcPr>
          <w:p w:rsidR="0E8965AD" w:rsidP="1F27946A" w:rsidRDefault="0E8965AD" w14:paraId="5A005AAE" w14:textId="18268C51">
            <w:pPr>
              <w:pStyle w:val="a1"/>
              <w:jc w:val="center"/>
            </w:pPr>
            <m:oMath>
              <m:r>
                <w:rPr>
                  <w:rFonts w:ascii="Cambria Math" w:hAnsi="Cambria Math"/>
                </w:rPr>
                <m:t>8040485 </m:t>
              </m:r>
            </m:oMath>
            <w:commentRangeStart w:id="10"/>
            <w:commentRangeStart w:id="787075631"/>
            <w:commentRangeStart w:id="1888057677"/>
            <w:commentRangeStart w:id="1086633131"/>
            <w:commentRangeEnd w:id="10"/>
            <w:r>
              <w:rPr>
                <w:rStyle w:val="CommentReference"/>
                <w:sz w:val="24"/>
                <w:szCs w:val="24"/>
              </w:rPr>
              <w:commentReference w:id="10"/>
            </w:r>
            <w:commentRangeEnd w:id="787075631"/>
            <w:r>
              <w:rPr>
                <w:rStyle w:val="CommentReference"/>
              </w:rPr>
              <w:commentReference w:id="787075631"/>
            </w:r>
            <w:commentRangeEnd w:id="1888057677"/>
            <w:r>
              <w:rPr>
                <w:rStyle w:val="CommentReference"/>
              </w:rPr>
              <w:commentReference w:id="1888057677"/>
            </w:r>
            <w:commentRangeEnd w:id="1086633131"/>
            <w:r>
              <w:rPr>
                <w:rStyle w:val="CommentReference"/>
              </w:rPr>
              <w:commentReference w:id="1086633131"/>
            </w:r>
          </w:p>
        </w:tc>
        <w:tc>
          <w:tcPr>
            <w:tcW w:w="1530" w:type="dxa"/>
            <w:tcBorders>
              <w:top w:val="single" w:color="000000" w:themeColor="text1" w:sz="4" w:space="0"/>
              <w:bottom w:val="single" w:color="000000" w:themeColor="text1" w:sz="12" w:space="0"/>
            </w:tcBorders>
            <w:tcMar/>
            <w:vAlign w:val="center"/>
          </w:tcPr>
          <w:p w:rsidR="6F0F9380" w:rsidP="6F0F9380" w:rsidRDefault="6F0F9380" w14:paraId="4A2D5ABF" w14:textId="396F6791">
            <w:pPr>
              <w:pStyle w:val="a1"/>
              <w:jc w:val="center"/>
              <w:rPr>
                <w:rFonts w:ascii="Times New Roman" w:hAnsi="Times New Roman" w:eastAsia="Times New Roman" w:cs="Times New Roman"/>
              </w:rPr>
            </w:pPr>
            <m:oMathPara>
              <m:oMath>
                <m:r>
                  <w:rPr>
                    <w:rFonts w:ascii="Cambria Math" w:hAnsi="Cambria Math"/>
                  </w:rPr>
                  <m:t>0 </m:t>
                </m:r>
              </m:oMath>
            </m:oMathPara>
          </w:p>
        </w:tc>
        <w:tc>
          <w:tcPr>
            <w:tcW w:w="898" w:type="dxa"/>
            <w:tcBorders>
              <w:top w:val="single" w:color="000000" w:themeColor="text1" w:sz="4" w:space="0"/>
              <w:bottom w:val="single" w:color="000000" w:themeColor="text1" w:sz="12" w:space="0"/>
            </w:tcBorders>
            <w:tcMar/>
            <w:vAlign w:val="center"/>
          </w:tcPr>
          <w:p w:rsidR="4022B9E5" w:rsidP="6F0F9380" w:rsidRDefault="4022B9E5" w14:paraId="4B4EE4B7" w14:textId="576CB90B">
            <w:pPr>
              <w:pStyle w:val="a1"/>
              <w:jc w:val="center"/>
              <w:rPr>
                <w:rFonts w:ascii="Times New Roman" w:hAnsi="Times New Roman" w:eastAsia="Times New Roman" w:cs="Times New Roman"/>
                <w:color w:val="000000" w:themeColor="text1"/>
                <w:sz w:val="19"/>
                <w:szCs w:val="19"/>
              </w:rPr>
            </w:pPr>
            <w:r w:rsidRPr="00C94C30">
              <w:rPr>
                <w:rFonts w:ascii="Times New Roman" w:hAnsi="Times New Roman" w:eastAsia="Times New Roman" w:cs="Times New Roman"/>
                <w:color w:val="000000" w:themeColor="text1"/>
              </w:rPr>
              <w:t>0.082</w:t>
            </w:r>
          </w:p>
        </w:tc>
        <w:tc>
          <w:tcPr>
            <w:tcW w:w="1262" w:type="dxa"/>
            <w:tcBorders>
              <w:top w:val="single" w:color="000000" w:themeColor="text1" w:sz="4" w:space="0"/>
              <w:bottom w:val="single" w:color="000000" w:themeColor="text1" w:sz="12" w:space="0"/>
            </w:tcBorders>
            <w:tcMar/>
            <w:vAlign w:val="center"/>
          </w:tcPr>
          <w:p w:rsidR="6F0F9380" w:rsidP="6F0F9380" w:rsidRDefault="6F0F9380" w14:paraId="0591760A" w14:textId="3FDF33A0">
            <w:pPr>
              <w:pStyle w:val="a1"/>
              <w:jc w:val="center"/>
              <w:rPr>
                <w:rFonts w:ascii="Times New Roman" w:hAnsi="Times New Roman" w:eastAsia="Times New Roman" w:cs="Times New Roman"/>
              </w:rPr>
            </w:pPr>
            <m:oMathPara>
              <m:oMath>
                <m:r>
                  <w:rPr>
                    <w:rFonts w:ascii="Cambria Math" w:hAnsi="Cambria Math"/>
                  </w:rPr>
                  <m:t>0 </m:t>
                </m:r>
              </m:oMath>
            </m:oMathPara>
          </w:p>
        </w:tc>
      </w:tr>
      <w:tr w:rsidR="6F0F9380" w:rsidTr="22EC354F" w14:paraId="5A6EAA83" w14:textId="77777777">
        <w:trPr>
          <w:trHeight w:val="365"/>
        </w:trPr>
        <w:tc>
          <w:tcPr>
            <w:tcW w:w="3030" w:type="dxa"/>
            <w:vMerge w:val="restart"/>
            <w:tcBorders>
              <w:top w:val="single" w:color="000000" w:themeColor="text1" w:sz="12" w:space="0"/>
              <w:left w:val="none" w:color="000000" w:themeColor="text1" w:sz="4" w:space="0"/>
              <w:bottom w:val="single" w:color="000000" w:themeColor="text1" w:sz="12" w:space="0"/>
              <w:right w:val="none" w:color="000000" w:themeColor="text1" w:sz="4" w:space="0"/>
            </w:tcBorders>
            <w:tcMar/>
          </w:tcPr>
          <w:p w:rsidR="71A2A76E" w:rsidP="6F0F9380" w:rsidRDefault="71A2A76E" w14:paraId="612E1103" w14:textId="791900B7">
            <w:pPr>
              <w:pStyle w:val="a1"/>
              <w:rPr>
                <w:rFonts w:ascii="Times New Roman" w:hAnsi="Times New Roman" w:eastAsia="Times New Roman" w:cs="Times New Roman"/>
              </w:rPr>
            </w:pPr>
            <w:r w:rsidRPr="6F0F9380">
              <w:rPr>
                <w:rFonts w:ascii="Times New Roman" w:hAnsi="Times New Roman" w:eastAsia="Times New Roman" w:cs="Times New Roman"/>
                <w:color w:val="000000" w:themeColor="text1"/>
              </w:rPr>
              <w:t xml:space="preserve">CONGRESTRICT2_a_W70: </w:t>
            </w:r>
            <w:r w:rsidRPr="6F0F9380">
              <w:rPr>
                <w:rFonts w:ascii="Times New Roman" w:hAnsi="Times New Roman" w:eastAsia="Times New Roman" w:cs="Times New Roman"/>
                <w:color w:val="000000" w:themeColor="text1"/>
                <w:sz w:val="19"/>
                <w:szCs w:val="19"/>
              </w:rPr>
              <w:t>Which of the following, if any, is the house of worship you attend most often CURRENTLY doing as a result of the coronavirus outbreak?    Requiring people to stay at least 6 feet away from each other</w:t>
            </w:r>
          </w:p>
        </w:tc>
        <w:tc>
          <w:tcPr>
            <w:tcW w:w="1395" w:type="dxa"/>
            <w:tcBorders>
              <w:top w:val="single" w:color="000000" w:themeColor="text1" w:sz="12" w:space="0"/>
              <w:left w:val="none" w:color="000000" w:themeColor="text1" w:sz="4" w:space="0"/>
              <w:bottom w:val="single" w:color="000000" w:themeColor="text1" w:sz="4" w:space="0"/>
              <w:right w:val="none" w:color="000000" w:themeColor="text1" w:sz="4" w:space="0"/>
            </w:tcBorders>
            <w:tcMar/>
            <w:vAlign w:val="center"/>
          </w:tcPr>
          <w:p w:rsidR="14F8E127" w:rsidP="6F0F9380" w:rsidRDefault="14F8E127" w14:paraId="518F958E" w14:textId="680240BE">
            <w:pPr>
              <w:pStyle w:val="a1"/>
              <w:jc w:val="center"/>
              <w:rPr>
                <w:rFonts w:ascii="Times New Roman" w:hAnsi="Times New Roman" w:eastAsia="Times New Roman" w:cs="Times New Roman"/>
                <w:lang w:eastAsia="zh-CN"/>
              </w:rPr>
            </w:pPr>
            <w:r w:rsidRPr="6F0F9380">
              <w:rPr>
                <w:rFonts w:ascii="Times New Roman" w:hAnsi="Times New Roman" w:eastAsia="Times New Roman" w:cs="Times New Roman"/>
                <w:lang w:eastAsia="zh-CN"/>
              </w:rPr>
              <w:t>Yes: 6 feet restriction</w:t>
            </w:r>
          </w:p>
        </w:tc>
        <w:tc>
          <w:tcPr>
            <w:tcW w:w="4935" w:type="dxa"/>
            <w:gridSpan w:val="4"/>
            <w:tcBorders>
              <w:top w:val="single" w:color="000000" w:themeColor="text1" w:sz="12" w:space="0"/>
              <w:left w:val="none" w:color="000000" w:themeColor="text1" w:sz="4" w:space="0"/>
              <w:bottom w:val="single" w:color="000000" w:themeColor="text1" w:sz="4" w:space="0"/>
              <w:right w:val="none" w:color="000000" w:themeColor="text1" w:sz="4" w:space="0"/>
            </w:tcBorders>
            <w:tcMar/>
            <w:vAlign w:val="center"/>
          </w:tcPr>
          <w:p w:rsidR="14F8E127" w:rsidP="6F0F9380" w:rsidRDefault="14F8E127" w14:paraId="2DFB2148" w14:textId="5974C42C">
            <w:pPr>
              <w:jc w:val="center"/>
              <w:rPr>
                <w:rFonts w:eastAsia="Times New Roman"/>
              </w:rPr>
            </w:pPr>
            <w:r w:rsidRPr="6F0F9380">
              <w:rPr>
                <w:rFonts w:eastAsia="Times New Roman"/>
              </w:rPr>
              <w:t>Baseline</w:t>
            </w:r>
          </w:p>
          <w:p w:rsidR="6F0F9380" w:rsidP="6F0F9380" w:rsidRDefault="6F0F9380" w14:paraId="41F749D5" w14:textId="161492B0">
            <w:pPr>
              <w:jc w:val="center"/>
              <w:rPr>
                <w:rFonts w:eastAsia="Times New Roman"/>
              </w:rPr>
            </w:pPr>
          </w:p>
        </w:tc>
      </w:tr>
      <w:tr w:rsidR="6F0F9380" w:rsidTr="22EC354F" w14:paraId="6650568A" w14:textId="77777777">
        <w:trPr>
          <w:trHeight w:val="365"/>
        </w:trPr>
        <w:tc>
          <w:tcPr>
            <w:tcW w:w="3030" w:type="dxa"/>
            <w:vMerge/>
            <w:tcMar/>
          </w:tcPr>
          <w:p w:rsidR="007F565A" w:rsidRDefault="007F565A" w14:paraId="77B114C7" w14:textId="77777777"/>
        </w:tc>
        <w:tc>
          <w:tcPr>
            <w:tcW w:w="1395" w:type="dxa"/>
            <w:tcBorders>
              <w:top w:val="single" w:color="000000" w:themeColor="text1" w:sz="4" w:space="0"/>
              <w:left w:val="none" w:color="000000" w:themeColor="text1" w:sz="4" w:space="0"/>
              <w:bottom w:val="single" w:color="000000" w:themeColor="text1" w:sz="12" w:space="0"/>
              <w:right w:val="none" w:color="000000" w:themeColor="text1" w:sz="4" w:space="0"/>
            </w:tcBorders>
            <w:tcMar/>
            <w:vAlign w:val="center"/>
          </w:tcPr>
          <w:p w:rsidR="1D88B35A" w:rsidP="6F0F9380" w:rsidRDefault="1D88B35A" w14:paraId="19D1A1BE" w14:textId="3B8624DC">
            <w:pPr>
              <w:pStyle w:val="a1"/>
              <w:jc w:val="center"/>
              <w:rPr>
                <w:rFonts w:ascii="Times New Roman" w:hAnsi="Times New Roman" w:eastAsia="Times New Roman" w:cs="Times New Roman"/>
              </w:rPr>
            </w:pPr>
            <w:r w:rsidRPr="6F0F9380">
              <w:rPr>
                <w:rFonts w:ascii="Times New Roman" w:hAnsi="Times New Roman" w:eastAsia="Times New Roman" w:cs="Times New Roman"/>
              </w:rPr>
              <w:t>No 6 feet restriction</w:t>
            </w:r>
          </w:p>
        </w:tc>
        <w:tc>
          <w:tcPr>
            <w:tcW w:w="1245" w:type="dxa"/>
            <w:tcBorders>
              <w:top w:val="single" w:color="000000" w:themeColor="text1" w:sz="4" w:space="0"/>
              <w:left w:val="none" w:color="000000" w:themeColor="text1" w:sz="4" w:space="0"/>
              <w:bottom w:val="single" w:color="000000" w:themeColor="text1" w:sz="12" w:space="0"/>
              <w:right w:val="none" w:color="000000" w:themeColor="text1" w:sz="4" w:space="0"/>
            </w:tcBorders>
            <w:tcMar/>
            <w:vAlign w:val="center"/>
          </w:tcPr>
          <w:p w:rsidR="6F0F9380" w:rsidP="6F0F9380" w:rsidRDefault="6F0F9380" w14:paraId="4033E23F" w14:textId="3E5C40B2">
            <m:oMathPara>
              <m:oMath>
                <m:r>
                  <w:rPr>
                    <w:rFonts w:ascii="Cambria Math" w:hAnsi="Cambria Math"/>
                  </w:rPr>
                  <m:t>0.535 </m:t>
                </m:r>
              </m:oMath>
            </m:oMathPara>
          </w:p>
        </w:tc>
        <w:tc>
          <w:tcPr>
            <w:tcW w:w="1530" w:type="dxa"/>
            <w:tcBorders>
              <w:top w:val="single" w:color="000000" w:themeColor="text1" w:sz="4" w:space="0"/>
              <w:left w:val="none" w:color="000000" w:themeColor="text1" w:sz="4" w:space="0"/>
              <w:bottom w:val="single" w:color="000000" w:themeColor="text1" w:sz="12" w:space="0"/>
              <w:right w:val="none" w:color="000000" w:themeColor="text1" w:sz="4" w:space="0"/>
            </w:tcBorders>
            <w:tcMar/>
            <w:vAlign w:val="center"/>
          </w:tcPr>
          <w:p w:rsidR="6F0F9380" w:rsidP="6F0F9380" w:rsidRDefault="6F0F9380" w14:paraId="14953D2A" w14:textId="7EFD6221">
            <w:pPr>
              <w:pStyle w:val="a1"/>
              <w:jc w:val="center"/>
              <w:rPr>
                <w:rFonts w:ascii="Times New Roman" w:hAnsi="Times New Roman" w:eastAsia="Times New Roman" w:cs="Times New Roman"/>
                <w:color w:val="000000" w:themeColor="text1"/>
                <w:sz w:val="19"/>
                <w:szCs w:val="19"/>
              </w:rPr>
            </w:pPr>
            <m:oMath>
              <m:r>
                <w:rPr>
                  <w:rFonts w:ascii="Cambria Math" w:hAnsi="Cambria Math"/>
                </w:rPr>
                <m:t>0.519 </m:t>
              </m:r>
            </m:oMath>
            <w:r w:rsidRPr="6F0F9380" w:rsidR="5FE8CB4B">
              <w:rPr>
                <w:rFonts w:ascii="Times New Roman" w:hAnsi="Times New Roman" w:eastAsia="Times New Roman" w:cs="Times New Roman"/>
                <w:color w:val="000000" w:themeColor="text1"/>
                <w:sz w:val="19"/>
                <w:szCs w:val="19"/>
              </w:rPr>
              <w:t xml:space="preserve">     </w:t>
            </w:r>
          </w:p>
        </w:tc>
        <w:tc>
          <w:tcPr>
            <w:tcW w:w="898" w:type="dxa"/>
            <w:tcBorders>
              <w:top w:val="single" w:color="000000" w:themeColor="text1" w:sz="4" w:space="0"/>
              <w:left w:val="none" w:color="000000" w:themeColor="text1" w:sz="4" w:space="0"/>
              <w:bottom w:val="single" w:color="000000" w:themeColor="text1" w:sz="12" w:space="0"/>
              <w:right w:val="none" w:color="000000" w:themeColor="text1" w:sz="4" w:space="0"/>
            </w:tcBorders>
            <w:tcMar/>
            <w:vAlign w:val="center"/>
          </w:tcPr>
          <w:p w:rsidR="6F0F9380" w:rsidP="6F0F9380" w:rsidRDefault="6F0F9380" w14:paraId="3B83A7C2" w14:textId="466BFB48">
            <w:pPr>
              <w:pStyle w:val="a1"/>
              <w:jc w:val="center"/>
              <w:rPr>
                <w:rFonts w:ascii="Times New Roman" w:hAnsi="Times New Roman" w:eastAsia="Times New Roman" w:cs="Times New Roman"/>
                <w:color w:val="000000" w:themeColor="text1"/>
                <w:sz w:val="19"/>
                <w:szCs w:val="19"/>
              </w:rPr>
            </w:pPr>
            <m:oMathPara>
              <m:oMath>
                <m:r>
                  <w:rPr>
                    <w:rFonts w:ascii="Cambria Math" w:hAnsi="Cambria Math"/>
                  </w:rPr>
                  <m:t>0.80 </m:t>
                </m:r>
              </m:oMath>
            </m:oMathPara>
          </w:p>
        </w:tc>
        <w:tc>
          <w:tcPr>
            <w:tcW w:w="1262" w:type="dxa"/>
            <w:tcBorders>
              <w:top w:val="single" w:color="000000" w:themeColor="text1" w:sz="4" w:space="0"/>
              <w:left w:val="none" w:color="000000" w:themeColor="text1" w:sz="4" w:space="0"/>
              <w:bottom w:val="single" w:color="000000" w:themeColor="text1" w:sz="12" w:space="0"/>
              <w:right w:val="none" w:color="000000" w:themeColor="text1" w:sz="4" w:space="0"/>
            </w:tcBorders>
            <w:tcMar/>
            <w:vAlign w:val="center"/>
          </w:tcPr>
          <w:p w:rsidR="6F0F9380" w:rsidP="6F0F9380" w:rsidRDefault="6F0F9380" w14:paraId="31F6D4CE" w14:textId="5076D1F4">
            <w:pPr>
              <w:pStyle w:val="a1"/>
            </w:pPr>
            <m:oMathPara>
              <m:oMath>
                <m:r>
                  <w:rPr>
                    <w:rFonts w:ascii="Cambria Math" w:hAnsi="Cambria Math"/>
                  </w:rPr>
                  <m:t>0.499 </m:t>
                </m:r>
              </m:oMath>
            </m:oMathPara>
          </w:p>
        </w:tc>
      </w:tr>
    </w:tbl>
    <w:p w:rsidR="007F565A" w:rsidRDefault="007F565A" w14:paraId="6BB9E253" w14:textId="77777777">
      <w:pPr>
        <w:pStyle w:val="a1"/>
      </w:pPr>
    </w:p>
    <w:p w:rsidR="007F565A" w:rsidP="6F0F9380" w:rsidRDefault="4B2DCC0F" w14:paraId="5F788729" w14:textId="7432B8B0">
      <w:pPr>
        <w:pStyle w:val="a1"/>
        <w:spacing w:line="276" w:lineRule="auto"/>
        <w:jc w:val="both"/>
      </w:pPr>
      <w:r w:rsidR="05819E2C">
        <w:drawing>
          <wp:inline wp14:editId="1D754819" wp14:anchorId="65116B18">
            <wp:extent cx="5943600" cy="4286250"/>
            <wp:effectExtent l="0" t="0" r="0" b="0"/>
            <wp:docPr id="80398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3981635" name="Picture 803981635"/>
                    <pic:cNvPicPr/>
                  </pic:nvPicPr>
                  <pic:blipFill>
                    <a:blip xmlns:r="http://schemas.openxmlformats.org/officeDocument/2006/relationships" r:embed="rId669438746">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r w:rsidRPr="22EC354F" w:rsidR="3FFDB0B8">
        <w:rPr>
          <w:rFonts w:ascii="Times New Roman" w:hAnsi="Times New Roman" w:eastAsia="Arial Unicode MS" w:cs="Times New Roman"/>
          <w:i w:val="1"/>
          <w:iCs w:val="1"/>
          <w:color w:val="A7A7A7" w:themeColor="text2" w:themeTint="FF" w:themeShade="FF"/>
          <w:sz w:val="18"/>
          <w:szCs w:val="18"/>
          <w:lang w:eastAsia="en-US" w:bidi="ar-SA"/>
        </w:rPr>
        <w:t xml:space="preserve">Figure 11. </w:t>
      </w:r>
      <w:r w:rsidRPr="22EC354F" w:rsidR="3226E32E">
        <w:rPr>
          <w:rFonts w:ascii="Times New Roman" w:hAnsi="Times New Roman" w:eastAsia="Arial Unicode MS" w:cs="Times New Roman"/>
          <w:i w:val="1"/>
          <w:iCs w:val="1"/>
          <w:noProof w:val="0"/>
          <w:color w:val="A7A7A7" w:themeColor="text2" w:themeTint="FF" w:themeShade="FF"/>
          <w:sz w:val="18"/>
          <w:szCs w:val="18"/>
          <w:lang w:val="en-US" w:eastAsia="en-US" w:bidi="ar-SA"/>
        </w:rPr>
        <w:t>Predicted Attendance Patterns by Confidence in Attending In-Person Services Safely (Catholic, Wave 70)</w:t>
      </w:r>
    </w:p>
    <w:p w:rsidR="007F565A" w:rsidP="6F0F9380" w:rsidRDefault="4B2DCC0F" w14:paraId="23EF9A51" w14:textId="07E6A49D">
      <w:pPr>
        <w:pStyle w:val="a1"/>
        <w:spacing w:line="276" w:lineRule="auto"/>
        <w:jc w:val="both"/>
        <w:rPr>
          <w:rFonts w:ascii="Times New Roman" w:hAnsi="Times New Roman"/>
        </w:rPr>
      </w:pPr>
      <w:r w:rsidRPr="6F0F9380" w:rsidR="0732897C">
        <w:rPr>
          <w:rFonts w:ascii="Times New Roman" w:hAnsi="Times New Roman"/>
        </w:rPr>
        <w:t>Since we specified in-person only worship as the reference category,</w:t>
      </w:r>
      <w:r w:rsidRPr="6F0F9380" w:rsidR="18873427">
        <w:rPr>
          <w:rFonts w:ascii="Times New Roman" w:hAnsi="Times New Roman"/>
        </w:rPr>
        <w:t xml:space="preserve"> all interpretations for</w:t>
      </w:r>
      <w:r w:rsidRPr="6F0F9380" w:rsidR="0732897C">
        <w:rPr>
          <w:rFonts w:ascii="Times New Roman" w:hAnsi="Times New Roman"/>
        </w:rPr>
        <w:t xml:space="preserve"> </w:t>
      </w:r>
      <w:r w:rsidRPr="6F0F9380" w:rsidR="52D9F8EA">
        <w:rPr>
          <w:rFonts w:ascii="Times New Roman" w:hAnsi="Times New Roman"/>
        </w:rPr>
        <w:t>online only worship and</w:t>
      </w:r>
      <w:r w:rsidRPr="6F0F9380" w:rsidR="76E34A5B">
        <w:rPr>
          <w:rFonts w:ascii="Times New Roman" w:hAnsi="Times New Roman"/>
        </w:rPr>
        <w:t xml:space="preserve"> hybrid worship</w:t>
      </w:r>
      <w:r w:rsidRPr="6F0F9380" w:rsidR="615A0616">
        <w:rPr>
          <w:rFonts w:ascii="Times New Roman" w:hAnsi="Times New Roman"/>
        </w:rPr>
        <w:t xml:space="preserve"> are </w:t>
      </w:r>
      <w:r w:rsidRPr="6F0F9380" w:rsidR="39D15B64">
        <w:rPr>
          <w:rFonts w:ascii="Times New Roman" w:hAnsi="Times New Roman"/>
        </w:rPr>
        <w:t xml:space="preserve">made </w:t>
      </w:r>
      <w:r w:rsidRPr="6F0F9380" w:rsidR="39D15B64">
        <w:rPr>
          <w:rFonts w:ascii="Times New Roman" w:hAnsi="Times New Roman"/>
        </w:rPr>
        <w:t>relative</w:t>
      </w:r>
      <w:r w:rsidRPr="6F0F9380" w:rsidR="39D15B64">
        <w:rPr>
          <w:rFonts w:ascii="Times New Roman" w:hAnsi="Times New Roman"/>
        </w:rPr>
        <w:t xml:space="preserve"> to this</w:t>
      </w:r>
      <w:r w:rsidRPr="6F0F9380" w:rsidR="615A0616">
        <w:rPr>
          <w:rFonts w:ascii="Times New Roman" w:hAnsi="Times New Roman"/>
        </w:rPr>
        <w:t xml:space="preserve"> reference category.</w:t>
      </w:r>
      <w:r w:rsidRPr="6F0F9380" w:rsidR="4CD05ACD">
        <w:rPr>
          <w:rFonts w:ascii="Times New Roman" w:hAnsi="Times New Roman"/>
        </w:rPr>
        <w:t xml:space="preserve"> </w:t>
      </w:r>
      <w:r w:rsidRPr="6F0F9380" w:rsidR="76DF956C">
        <w:rPr>
          <w:rFonts w:ascii="Times New Roman" w:hAnsi="Times New Roman"/>
        </w:rPr>
        <w:t>In multinomial regression, coefficient</w:t>
      </w:r>
      <w:r w:rsidRPr="6F0F9380" w:rsidR="450CEFC4">
        <w:rPr>
          <w:rFonts w:ascii="Times New Roman" w:hAnsi="Times New Roman"/>
        </w:rPr>
        <w:t>s</w:t>
      </w:r>
      <w:r w:rsidRPr="6F0F9380" w:rsidR="53DB4E30">
        <w:rPr>
          <w:rFonts w:ascii="Times New Roman" w:hAnsi="Times New Roman"/>
        </w:rPr>
        <w:t xml:space="preserve"> (</w:t>
      </w:r>
      <m:oMath>
        <m:r>
          <w:rPr>
            <w:rFonts w:ascii="Cambria Math" w:hAnsi="Cambria Math"/>
          </w:rPr>
          <m:t>β </m:t>
        </m:r>
      </m:oMath>
      <w:r w:rsidRPr="6F0F9380" w:rsidR="44FA382D">
        <w:rPr>
          <w:rFonts w:ascii="Times New Roman" w:hAnsi="Times New Roman"/>
        </w:rPr>
        <w:t>)</w:t>
      </w:r>
      <w:r w:rsidRPr="6F0F9380" w:rsidR="05174332">
        <w:rPr>
          <w:rFonts w:ascii="Times New Roman" w:hAnsi="Times New Roman"/>
        </w:rPr>
        <w:t xml:space="preserve"> </w:t>
      </w:r>
      <w:r w:rsidRPr="6F0F9380" w:rsidR="391C2426">
        <w:rPr>
          <w:rFonts w:ascii="Times New Roman" w:hAnsi="Times New Roman"/>
        </w:rPr>
        <w:t>represent r</w:t>
      </w:r>
      <w:r w:rsidRPr="6F0F9380" w:rsidR="14B802C0">
        <w:rPr>
          <w:rFonts w:ascii="Times New Roman" w:hAnsi="Times New Roman"/>
        </w:rPr>
        <w:t>elative log odds. For eas</w:t>
      </w:r>
      <w:r w:rsidRPr="6F0F9380" w:rsidR="21600DC0">
        <w:rPr>
          <w:rFonts w:ascii="Times New Roman" w:hAnsi="Times New Roman"/>
        </w:rPr>
        <w:t>ier</w:t>
      </w:r>
      <w:r w:rsidRPr="6F0F9380" w:rsidR="14B802C0">
        <w:rPr>
          <w:rFonts w:ascii="Times New Roman" w:hAnsi="Times New Roman"/>
        </w:rPr>
        <w:t xml:space="preserve"> interpretation, we </w:t>
      </w:r>
      <w:r w:rsidRPr="6F0F9380" w:rsidR="44C5A148">
        <w:rPr>
          <w:rFonts w:ascii="Times New Roman" w:hAnsi="Times New Roman"/>
        </w:rPr>
        <w:t xml:space="preserve">convert </w:t>
      </w:r>
      <w:r w:rsidRPr="6F0F9380" w:rsidR="0AEAA8A1">
        <w:rPr>
          <w:rFonts w:ascii="Times New Roman" w:hAnsi="Times New Roman"/>
        </w:rPr>
        <w:t>the</w:t>
      </w:r>
      <w:r w:rsidRPr="6F0F9380" w:rsidR="51E7C283">
        <w:rPr>
          <w:rFonts w:ascii="Times New Roman" w:hAnsi="Times New Roman"/>
        </w:rPr>
        <w:t>se</w:t>
      </w:r>
      <w:r w:rsidRPr="6F0F9380" w:rsidR="0AEAA8A1">
        <w:rPr>
          <w:rFonts w:ascii="Times New Roman" w:hAnsi="Times New Roman"/>
        </w:rPr>
        <w:t xml:space="preserve"> coefficients </w:t>
      </w:r>
      <w:r w:rsidRPr="6F0F9380" w:rsidR="6B68391E">
        <w:rPr>
          <w:rFonts w:ascii="Times New Roman" w:hAnsi="Times New Roman"/>
        </w:rPr>
        <w:t>to</w:t>
      </w:r>
      <w:r w:rsidRPr="6F0F9380" w:rsidR="0AEAA8A1">
        <w:rPr>
          <w:rFonts w:ascii="Times New Roman" w:hAnsi="Times New Roman"/>
        </w:rPr>
        <w:t xml:space="preserve"> odds </w:t>
      </w:r>
      <w:r w:rsidRPr="6F0F9380" w:rsidR="3268BE28">
        <w:rPr>
          <w:rFonts w:ascii="Times New Roman" w:hAnsi="Times New Roman"/>
        </w:rPr>
        <w:t>ratios</w:t>
      </w:r>
      <w:r w:rsidRPr="6F0F9380" w:rsidR="0AEAA8A1">
        <w:rPr>
          <w:rFonts w:ascii="Times New Roman" w:hAnsi="Times New Roman"/>
        </w:rPr>
        <w:t xml:space="preserve"> which </w:t>
      </w:r>
      <w:r w:rsidRPr="6F0F9380" w:rsidR="4A188561">
        <w:rPr>
          <w:rFonts w:ascii="Times New Roman" w:hAnsi="Times New Roman"/>
        </w:rPr>
        <w:t>are</w:t>
      </w:r>
      <w:r w:rsidRPr="6F0F9380" w:rsidR="69200C49">
        <w:rPr>
          <w:rFonts w:ascii="Times New Roman" w:hAnsi="Times New Roman"/>
        </w:rPr>
        <w:t xml:space="preserve"> calculated by exponentiating the coefficient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β</m:t>
                </m:r>
              </m:sup>
            </m:sSup>
          </m:e>
        </m:d>
      </m:oMath>
      <w:r w:rsidRPr="6F0F9380" w:rsidR="7A3D6B43">
        <w:rPr>
          <w:rFonts w:ascii="Times New Roman" w:hAnsi="Times New Roman"/>
        </w:rPr>
        <w:t>.</w:t>
      </w:r>
      <w:r w:rsidRPr="6F0F9380" w:rsidR="6CF636C1">
        <w:rPr>
          <w:rFonts w:ascii="Times New Roman" w:hAnsi="Times New Roman"/>
        </w:rPr>
        <w:t xml:space="preserve"> </w:t>
      </w:r>
    </w:p>
    <w:p w:rsidR="007F565A" w:rsidP="6F0F9380" w:rsidRDefault="03CCA3AE" w14:paraId="34EA39F0" w14:textId="0EFD268C">
      <w:pPr>
        <w:pStyle w:val="a1"/>
        <w:spacing w:line="276" w:lineRule="auto"/>
        <w:jc w:val="both"/>
        <w:rPr>
          <w:rFonts w:ascii="Times New Roman" w:hAnsi="Times New Roman"/>
        </w:rPr>
      </w:pPr>
      <w:r w:rsidRPr="6F0F9380">
        <w:rPr>
          <w:rFonts w:ascii="Times New Roman" w:hAnsi="Times New Roman"/>
        </w:rPr>
        <w:t xml:space="preserve">The odds ratio of a coefficient indicates how the risk of the outcome falling in the comparison group compared to the </w:t>
      </w:r>
      <w:r w:rsidRPr="6F0F9380" w:rsidR="093AEB63">
        <w:rPr>
          <w:rFonts w:ascii="Times New Roman" w:hAnsi="Times New Roman"/>
        </w:rPr>
        <w:t xml:space="preserve">risk of the outcome falling in the reference group changes with the variable in question. An odds ratio </w:t>
      </w:r>
      <w:r w:rsidRPr="6F0F9380" w:rsidR="72E07A4B">
        <w:rPr>
          <w:rFonts w:ascii="Times New Roman" w:hAnsi="Times New Roman"/>
        </w:rPr>
        <w:t xml:space="preserve">&gt; 1 indicates that the risk of the outcome falling </w:t>
      </w:r>
      <w:r w:rsidRPr="6F0F9380" w:rsidR="0C2D029B">
        <w:rPr>
          <w:rFonts w:ascii="Times New Roman" w:hAnsi="Times New Roman"/>
        </w:rPr>
        <w:t>in the comparison group relative to the risk of the outcome falling in the reference group increases as the variable increases</w:t>
      </w:r>
      <w:r w:rsidRPr="6F0F9380" w:rsidR="08F184CB">
        <w:rPr>
          <w:rFonts w:ascii="Times New Roman" w:hAnsi="Times New Roman"/>
        </w:rPr>
        <w:t xml:space="preserve">. In other words, the comparison outcome is more likely. If the odds ratio &lt; 1, the outcome is more likely to be in the reference group. </w:t>
      </w:r>
    </w:p>
    <w:p w:rsidR="007F565A" w:rsidP="22EC354F" w:rsidRDefault="41986E1E" w14:paraId="166E66EA" w14:textId="2CB00CEE">
      <w:pPr>
        <w:pStyle w:val="a1"/>
        <w:spacing w:line="276" w:lineRule="auto"/>
        <w:jc w:val="both"/>
        <w:rPr>
          <w:rFonts w:ascii="Times New Roman" w:hAnsi="Times New Roman"/>
        </w:rPr>
      </w:pPr>
      <w:r w:rsidRPr="22EC354F" w:rsidR="7A3D6B43">
        <w:rPr>
          <w:rFonts w:ascii="Times New Roman" w:hAnsi="Times New Roman"/>
        </w:rPr>
        <w:t>For example,</w:t>
      </w:r>
      <w:r w:rsidRPr="22EC354F" w:rsidR="1528898E">
        <w:rPr>
          <w:rFonts w:ascii="Times New Roman" w:hAnsi="Times New Roman"/>
        </w:rPr>
        <w:t xml:space="preserve"> </w:t>
      </w:r>
      <w:r w:rsidRPr="22EC354F" w:rsidR="56C10B6B">
        <w:rPr>
          <w:rFonts w:ascii="Times New Roman" w:hAnsi="Times New Roman"/>
        </w:rPr>
        <w:t xml:space="preserve">for </w:t>
      </w:r>
      <w:r w:rsidRPr="22EC354F" w:rsidR="1528898E">
        <w:rPr>
          <w:rFonts w:ascii="Times New Roman" w:hAnsi="Times New Roman"/>
        </w:rPr>
        <w:t>a group of people who are somewhat confident about attending in-</w:t>
      </w:r>
      <w:r w:rsidRPr="22EC354F" w:rsidR="0B02A395">
        <w:rPr>
          <w:rFonts w:ascii="Times New Roman" w:hAnsi="Times New Roman"/>
        </w:rPr>
        <w:t>p</w:t>
      </w:r>
      <w:r w:rsidRPr="22EC354F" w:rsidR="1528898E">
        <w:rPr>
          <w:rFonts w:ascii="Times New Roman" w:hAnsi="Times New Roman"/>
        </w:rPr>
        <w:t>erson religious services safely (compared to being very confident)</w:t>
      </w:r>
      <w:r w:rsidRPr="22EC354F" w:rsidR="5419AFCB">
        <w:rPr>
          <w:rFonts w:ascii="Times New Roman" w:hAnsi="Times New Roman"/>
        </w:rPr>
        <w:t>, the odds ratio</w:t>
      </w:r>
      <w:r w:rsidRPr="22EC354F" w:rsidR="520631DC">
        <w:rPr>
          <w:rFonts w:ascii="Times New Roman" w:hAnsi="Times New Roman"/>
        </w:rPr>
        <w:t xml:space="preserve"> is 5.2 times as high and therefore people wit</w:t>
      </w:r>
      <w:r w:rsidRPr="22EC354F" w:rsidR="1DF96E14">
        <w:rPr>
          <w:rFonts w:ascii="Times New Roman" w:hAnsi="Times New Roman"/>
        </w:rPr>
        <w:t>h a lower level of confidence of attending in-person religious services</w:t>
      </w:r>
      <w:r w:rsidRPr="22EC354F" w:rsidR="7FF0D44F">
        <w:rPr>
          <w:rFonts w:ascii="Times New Roman" w:hAnsi="Times New Roman"/>
        </w:rPr>
        <w:t xml:space="preserve"> are more substantially more likely to attend only online services</w:t>
      </w:r>
      <w:r w:rsidRPr="22EC354F" w:rsidR="431ADD47">
        <w:rPr>
          <w:rFonts w:ascii="Times New Roman" w:hAnsi="Times New Roman"/>
        </w:rPr>
        <w:t xml:space="preserve"> than people who are confident about atte</w:t>
      </w:r>
      <w:r w:rsidRPr="22EC354F" w:rsidR="690002B2">
        <w:rPr>
          <w:rFonts w:ascii="Times New Roman" w:hAnsi="Times New Roman"/>
        </w:rPr>
        <w:t>nding in-person safely</w:t>
      </w:r>
      <w:r w:rsidRPr="22EC354F" w:rsidR="7613D34E">
        <w:rPr>
          <w:rFonts w:ascii="Times New Roman" w:hAnsi="Times New Roman"/>
        </w:rPr>
        <w:t xml:space="preserve"> (p &lt; 0.01)</w:t>
      </w:r>
      <w:r w:rsidRPr="22EC354F" w:rsidR="52A0A3A6">
        <w:rPr>
          <w:rFonts w:ascii="Times New Roman" w:hAnsi="Times New Roman"/>
        </w:rPr>
        <w:t xml:space="preserve">. </w:t>
      </w:r>
    </w:p>
    <w:p w:rsidR="007F565A" w:rsidP="6F0F9380" w:rsidRDefault="41986E1E" w14:paraId="79DF7896" w14:textId="3AE13B07">
      <w:pPr>
        <w:pStyle w:val="a1"/>
        <w:spacing w:line="276" w:lineRule="auto"/>
        <w:jc w:val="both"/>
        <w:rPr>
          <w:rFonts w:ascii="Times New Roman" w:hAnsi="Times New Roman"/>
        </w:rPr>
      </w:pPr>
      <w:r w:rsidRPr="22EC354F" w:rsidR="572691D6">
        <w:rPr>
          <w:rFonts w:ascii="Times New Roman" w:hAnsi="Times New Roman"/>
        </w:rPr>
        <w:t xml:space="preserve">In our results we also found </w:t>
      </w:r>
      <w:r w:rsidRPr="22EC354F" w:rsidR="572691D6">
        <w:rPr>
          <w:rFonts w:ascii="Times New Roman" w:hAnsi="Times New Roman"/>
        </w:rPr>
        <w:t>a very large</w:t>
      </w:r>
      <w:r w:rsidRPr="22EC354F" w:rsidR="572691D6">
        <w:rPr>
          <w:rFonts w:ascii="Times New Roman" w:hAnsi="Times New Roman"/>
        </w:rPr>
        <w:t xml:space="preserve"> odds ratio of </w:t>
      </w:r>
      <w:r w:rsidRPr="22EC354F" w:rsidR="572691D6">
        <w:rPr>
          <w:rFonts w:ascii="Times New Roman" w:hAnsi="Times New Roman"/>
        </w:rPr>
        <w:t>exp(</w:t>
      </w:r>
      <w:r w:rsidRPr="22EC354F" w:rsidR="572691D6">
        <w:rPr>
          <w:rFonts w:ascii="Times New Roman" w:hAnsi="Times New Roman"/>
        </w:rPr>
        <w:t xml:space="preserve">15.9) for those who reported that they </w:t>
      </w:r>
      <w:r w:rsidRPr="22EC354F" w:rsidR="572691D6">
        <w:rPr>
          <w:rFonts w:ascii="Times New Roman" w:hAnsi="Times New Roman"/>
        </w:rPr>
        <w:t>weren’t</w:t>
      </w:r>
      <w:r w:rsidRPr="22EC354F" w:rsidR="572691D6">
        <w:rPr>
          <w:rFonts w:ascii="Times New Roman" w:hAnsi="Times New Roman"/>
        </w:rPr>
        <w:t xml:space="preserve"> at all confident about attending in-person services. </w:t>
      </w:r>
      <w:r w:rsidRPr="22EC354F" w:rsidR="05B94DDD">
        <w:rPr>
          <w:rFonts w:ascii="Times New Roman" w:hAnsi="Times New Roman"/>
        </w:rPr>
        <w:t xml:space="preserve">This is </w:t>
      </w:r>
      <w:r w:rsidRPr="22EC354F" w:rsidR="05B94DDD">
        <w:rPr>
          <w:rFonts w:ascii="Times New Roman" w:hAnsi="Times New Roman"/>
        </w:rPr>
        <w:t>a very large</w:t>
      </w:r>
      <w:r w:rsidRPr="22EC354F" w:rsidR="05B94DDD">
        <w:rPr>
          <w:rFonts w:ascii="Times New Roman" w:hAnsi="Times New Roman"/>
        </w:rPr>
        <w:t xml:space="preserve"> value, which reflects the fact that almost </w:t>
      </w:r>
      <w:r w:rsidRPr="22EC354F" w:rsidR="05B94DDD">
        <w:rPr>
          <w:rFonts w:ascii="Times New Roman" w:hAnsi="Times New Roman"/>
        </w:rPr>
        <w:t>none</w:t>
      </w:r>
      <w:r w:rsidRPr="22EC354F" w:rsidR="05B94DDD">
        <w:rPr>
          <w:rFonts w:ascii="Times New Roman" w:hAnsi="Times New Roman"/>
        </w:rPr>
        <w:t xml:space="preserve"> people in this group attended in-person worship within the dataset. However,</w:t>
      </w:r>
      <w:r w:rsidRPr="22EC354F" w:rsidR="02599C38">
        <w:rPr>
          <w:rFonts w:ascii="Times New Roman" w:hAnsi="Times New Roman"/>
        </w:rPr>
        <w:t xml:space="preserve"> due to near complete separation, the </w:t>
      </w:r>
      <w:r w:rsidRPr="22EC354F" w:rsidR="02599C38">
        <w:rPr>
          <w:rFonts w:ascii="Times New Roman" w:hAnsi="Times New Roman"/>
        </w:rPr>
        <w:t>magnitude</w:t>
      </w:r>
      <w:r w:rsidRPr="22EC354F" w:rsidR="02599C38">
        <w:rPr>
          <w:rFonts w:ascii="Times New Roman" w:hAnsi="Times New Roman"/>
        </w:rPr>
        <w:t xml:space="preserve"> of the odds ratio is inflated and </w:t>
      </w:r>
      <w:r w:rsidRPr="22EC354F" w:rsidR="02599C38">
        <w:rPr>
          <w:rFonts w:ascii="Times New Roman" w:hAnsi="Times New Roman"/>
        </w:rPr>
        <w:t>shouldn’t</w:t>
      </w:r>
      <w:r w:rsidRPr="22EC354F" w:rsidR="02599C38">
        <w:rPr>
          <w:rFonts w:ascii="Times New Roman" w:hAnsi="Times New Roman"/>
        </w:rPr>
        <w:t xml:space="preserve"> be interpreted as a meaningful effect size. </w:t>
      </w:r>
    </w:p>
    <w:p w:rsidR="007F565A" w:rsidP="1F27946A" w:rsidRDefault="5C10D4BC" w14:paraId="7067F499" w14:textId="33CA0C6A">
      <w:pPr>
        <w:pStyle w:val="a1"/>
        <w:spacing w:line="276" w:lineRule="auto"/>
        <w:jc w:val="both"/>
        <w:rPr>
          <w:rFonts w:ascii="Times New Roman" w:hAnsi="Times New Roman"/>
        </w:rPr>
      </w:pPr>
      <w:commentRangeStart w:id="11"/>
      <w:commentRangeStart w:id="575336336"/>
      <w:r w:rsidRPr="22EC354F" w:rsidR="384B6A92">
        <w:rPr>
          <w:rFonts w:ascii="Times New Roman" w:hAnsi="Times New Roman"/>
        </w:rPr>
        <w:t xml:space="preserve">The full summary of the model is given in the </w:t>
      </w:r>
      <w:r w:rsidRPr="22EC354F" w:rsidR="52F860A9">
        <w:rPr>
          <w:rFonts w:ascii="Times New Roman" w:hAnsi="Times New Roman"/>
        </w:rPr>
        <w:t>Appendix, and the coefficients are presented as log odds.</w:t>
      </w:r>
      <w:commentRangeEnd w:id="11"/>
      <w:r>
        <w:rPr>
          <w:rStyle w:val="CommentReference"/>
        </w:rPr>
        <w:commentReference w:id="11"/>
      </w:r>
      <w:commentRangeEnd w:id="575336336"/>
      <w:r>
        <w:rPr>
          <w:rStyle w:val="CommentReference"/>
        </w:rPr>
        <w:commentReference w:id="575336336"/>
      </w:r>
    </w:p>
    <w:p w:rsidR="1F27946A" w:rsidP="22EC354F" w:rsidRDefault="1F27946A" w14:paraId="3059CF4F" w14:textId="55967CB2">
      <w:pPr>
        <w:pStyle w:val="a1"/>
        <w:spacing w:line="276" w:lineRule="auto"/>
        <w:jc w:val="both"/>
        <w:rPr>
          <w:rFonts w:ascii="Times New Roman" w:hAnsi="Times New Roman"/>
        </w:rPr>
      </w:pPr>
    </w:p>
    <w:p w:rsidR="1F27946A" w:rsidP="22EC354F" w:rsidRDefault="1F27946A" w14:paraId="2AA12C56" w14:textId="2E4E1C6D">
      <w:pPr>
        <w:pStyle w:val="a1"/>
        <w:spacing w:line="276" w:lineRule="auto"/>
        <w:jc w:val="both"/>
        <w:rPr>
          <w:rFonts w:ascii="Times New Roman" w:hAnsi="Times New Roman"/>
        </w:rPr>
      </w:pPr>
    </w:p>
    <w:p w:rsidR="1F27946A" w:rsidP="22EC354F" w:rsidRDefault="1F27946A" w14:paraId="624005EA" w14:textId="634CAE44">
      <w:pPr>
        <w:pStyle w:val="a0"/>
        <w:keepNext w:val="0"/>
        <w:keepLines w:val="0"/>
        <w:rPr>
          <w:rFonts w:ascii="Times New Roman" w:hAnsi="Times New Roman"/>
          <w:b w:val="1"/>
          <w:bCs w:val="1"/>
        </w:rPr>
      </w:pPr>
      <w:r w:rsidRPr="22EC354F" w:rsidR="79548A8C">
        <w:rPr>
          <w:rFonts w:ascii="Times New Roman" w:hAnsi="Times New Roman"/>
          <w:b w:val="1"/>
          <w:bCs w:val="1"/>
        </w:rPr>
        <w:t>7. Discussion</w:t>
      </w:r>
    </w:p>
    <w:p w:rsidR="007F565A" w:rsidP="6F0F9380" w:rsidRDefault="6F0F9380" w14:paraId="0C57644D" w14:textId="77777777">
      <w:pPr>
        <w:pStyle w:val="NormalWeb"/>
        <w:rPr>
          <w:rFonts w:ascii="Times New Roman" w:hAnsi="Times New Roman" w:eastAsia="Times New Roman" w:cs="Times New Roman"/>
          <w:b/>
          <w:bCs/>
        </w:rPr>
      </w:pPr>
      <w:r w:rsidRPr="6F0F9380">
        <w:rPr>
          <w:rFonts w:ascii="Times New Roman" w:hAnsi="Times New Roman"/>
          <w:b/>
          <w:bCs/>
        </w:rPr>
        <w:t>Religion effect</w:t>
      </w:r>
    </w:p>
    <w:p w:rsidR="007F565A" w:rsidP="22EC354F" w:rsidRDefault="007F565A" w14:paraId="23DE523C" w14:textId="06571141">
      <w:pPr>
        <w:pStyle w:val="a1"/>
        <w:spacing w:after="0" w:line="276" w:lineRule="auto"/>
        <w:jc w:val="both"/>
        <w:rPr>
          <w:rFonts w:ascii="Times New Roman" w:hAnsi="Times New Roman" w:eastAsia="Times New Roman" w:cs="Times New Roman"/>
        </w:rPr>
      </w:pPr>
      <w:r w:rsidRPr="22EC354F" w:rsidR="7B001337">
        <w:rPr>
          <w:rFonts w:ascii="Times New Roman" w:hAnsi="Times New Roman"/>
        </w:rPr>
        <w:t xml:space="preserve">Across all four subgroup models, religious tradition has a statistically significant relationship with worship behavior, but its influence </w:t>
      </w:r>
      <w:r w:rsidRPr="22EC354F" w:rsidR="7B001337">
        <w:rPr>
          <w:rFonts w:ascii="Times New Roman" w:hAnsi="Times New Roman"/>
        </w:rPr>
        <w:t>emerges</w:t>
      </w:r>
      <w:r w:rsidRPr="22EC354F" w:rsidR="7B001337">
        <w:rPr>
          <w:rFonts w:ascii="Times New Roman" w:hAnsi="Times New Roman"/>
        </w:rPr>
        <w:t xml:space="preserve"> through different mechanisms in each wave, as some predictors have a stronger relationship with online worship in different models. In Wave 70, Catholics show a stronger shift toward online and hybrid participation when their congregations implement COVID-related restrictions, </w:t>
      </w:r>
      <w:r w:rsidRPr="22EC354F" w:rsidR="7B001337">
        <w:rPr>
          <w:rFonts w:ascii="Times New Roman" w:hAnsi="Times New Roman"/>
        </w:rPr>
        <w:t>whereas</w:t>
      </w:r>
      <w:r w:rsidRPr="22EC354F" w:rsidR="7B001337">
        <w:rPr>
          <w:rFonts w:ascii="Times New Roman" w:hAnsi="Times New Roman"/>
        </w:rPr>
        <w:t xml:space="preserve"> Protestants display a comparatively weaker response to the same structural cues. By Wave 84, gaps</w:t>
      </w:r>
      <w:r w:rsidRPr="22EC354F" w:rsidR="2B377D69">
        <w:rPr>
          <w:rFonts w:ascii="Times New Roman" w:hAnsi="Times New Roman"/>
        </w:rPr>
        <w:t xml:space="preserve"> between the religious groups</w:t>
      </w:r>
      <w:r w:rsidRPr="22EC354F" w:rsidR="7B001337">
        <w:rPr>
          <w:rFonts w:ascii="Times New Roman" w:hAnsi="Times New Roman"/>
        </w:rPr>
        <w:t xml:space="preserve"> narrow: Catholics and Protestants both rely more on congregational policies and individual confidence in attending safely than on tradition-specific dynamics. Religion continues to matter, but its impact </w:t>
      </w:r>
      <w:r w:rsidRPr="22EC354F" w:rsidR="7B001337">
        <w:rPr>
          <w:rFonts w:ascii="Times New Roman" w:hAnsi="Times New Roman"/>
        </w:rPr>
        <w:t>operates</w:t>
      </w:r>
      <w:r w:rsidRPr="22EC354F" w:rsidR="7B001337">
        <w:rPr>
          <w:rFonts w:ascii="Times New Roman" w:hAnsi="Times New Roman"/>
        </w:rPr>
        <w:t xml:space="preserve"> indirectly</w:t>
      </w:r>
      <w:r w:rsidRPr="22EC354F" w:rsidR="2CAD436B">
        <w:rPr>
          <w:rFonts w:ascii="Times New Roman" w:hAnsi="Times New Roman"/>
        </w:rPr>
        <w:t xml:space="preserve"> </w:t>
      </w:r>
      <w:r w:rsidRPr="22EC354F" w:rsidR="7B001337">
        <w:rPr>
          <w:rFonts w:ascii="Times New Roman" w:hAnsi="Times New Roman"/>
        </w:rPr>
        <w:t>through the types of congregations’ individuals belong to and their COVID-related experiences</w:t>
      </w:r>
      <w:r w:rsidRPr="22EC354F" w:rsidR="1A44747B">
        <w:rPr>
          <w:rFonts w:ascii="Times New Roman" w:hAnsi="Times New Roman"/>
        </w:rPr>
        <w:t xml:space="preserve"> </w:t>
      </w:r>
      <w:r w:rsidRPr="22EC354F" w:rsidR="7B001337">
        <w:rPr>
          <w:rFonts w:ascii="Times New Roman" w:hAnsi="Times New Roman"/>
        </w:rPr>
        <w:t>rather than as a direct predictor.</w:t>
      </w:r>
    </w:p>
    <w:p w:rsidR="007F565A" w:rsidP="6F0F9380" w:rsidRDefault="007F565A" w14:paraId="52E56223" w14:textId="77777777">
      <w:pPr>
        <w:pStyle w:val="NormalWeb"/>
        <w:spacing w:line="276" w:lineRule="auto"/>
        <w:ind w:left="720"/>
        <w:jc w:val="both"/>
        <w:rPr>
          <w:rFonts w:ascii="Times New Roman" w:hAnsi="Times New Roman" w:eastAsia="Times New Roman" w:cs="Times New Roman"/>
          <w:b/>
          <w:bCs/>
        </w:rPr>
      </w:pPr>
    </w:p>
    <w:p w:rsidR="007F565A" w:rsidP="6F0F9380" w:rsidRDefault="6F0F9380" w14:paraId="2BCFD09C" w14:textId="77777777">
      <w:pPr>
        <w:pStyle w:val="NormalWeb"/>
        <w:spacing w:line="276" w:lineRule="auto"/>
        <w:jc w:val="both"/>
        <w:rPr>
          <w:rFonts w:ascii="Times New Roman" w:hAnsi="Times New Roman" w:eastAsia="Times New Roman" w:cs="Times New Roman"/>
          <w:b/>
          <w:bCs/>
        </w:rPr>
      </w:pPr>
      <w:r w:rsidRPr="6F0F9380">
        <w:rPr>
          <w:rFonts w:ascii="Times New Roman" w:hAnsi="Times New Roman"/>
          <w:b/>
          <w:bCs/>
        </w:rPr>
        <w:t>HBM predictors</w:t>
      </w:r>
    </w:p>
    <w:p w:rsidR="6F0F9380" w:rsidP="6F0F9380" w:rsidRDefault="6F0F9380" w14:paraId="496CC4B2" w14:textId="6599D61A">
      <w:pPr>
        <w:pStyle w:val="NormalWeb"/>
        <w:spacing w:line="276" w:lineRule="auto"/>
        <w:jc w:val="both"/>
        <w:rPr>
          <w:rFonts w:ascii="Times New Roman" w:hAnsi="Times New Roman" w:eastAsia="Times New Roman" w:cs="Times New Roman"/>
        </w:rPr>
      </w:pPr>
      <w:r w:rsidRPr="6F0F9380">
        <w:rPr>
          <w:rFonts w:ascii="Times New Roman" w:hAnsi="Times New Roman"/>
        </w:rPr>
        <w:t>Predictors derived from the Health Belief Model play an important</w:t>
      </w:r>
      <w:r w:rsidRPr="6F0F9380" w:rsidR="481172D3">
        <w:rPr>
          <w:rFonts w:ascii="Times New Roman" w:hAnsi="Times New Roman"/>
        </w:rPr>
        <w:t xml:space="preserve"> </w:t>
      </w:r>
      <w:r w:rsidRPr="6F0F9380">
        <w:rPr>
          <w:rFonts w:ascii="Times New Roman" w:hAnsi="Times New Roman"/>
        </w:rPr>
        <w:t>role in shaping worship decisions.</w:t>
      </w:r>
    </w:p>
    <w:p w:rsidR="6F0F9380" w:rsidP="6F0F9380" w:rsidRDefault="6F0F9380" w14:paraId="33F67757" w14:textId="1363D79D">
      <w:pPr>
        <w:pStyle w:val="NormalWeb"/>
        <w:spacing w:line="276" w:lineRule="auto"/>
        <w:jc w:val="both"/>
        <w:rPr>
          <w:rFonts w:ascii="Times New Roman" w:hAnsi="Times New Roman"/>
        </w:rPr>
      </w:pPr>
      <w:r w:rsidRPr="1F27946A">
        <w:rPr>
          <w:rFonts w:ascii="Times New Roman" w:hAnsi="Times New Roman"/>
        </w:rPr>
        <w:t xml:space="preserve">Wave 70: Perceived COVID threat, confidence in attending safely, and congregation-level restrictions are strong predictors of moving toward online-only or hybrid worship. Those receiving COVID-related sermons and cues from congregational leadership also are more likely to </w:t>
      </w:r>
      <w:r w:rsidRPr="1F27946A" w:rsidR="50009055">
        <w:rPr>
          <w:rFonts w:ascii="Times New Roman" w:hAnsi="Times New Roman"/>
        </w:rPr>
        <w:t>engage in</w:t>
      </w:r>
      <w:r w:rsidRPr="1F27946A">
        <w:rPr>
          <w:rFonts w:ascii="Times New Roman" w:hAnsi="Times New Roman"/>
        </w:rPr>
        <w:t xml:space="preserve"> digital participation.</w:t>
      </w:r>
    </w:p>
    <w:p w:rsidR="007F565A" w:rsidP="6F0F9380" w:rsidRDefault="6F0F9380" w14:paraId="2C3E0DE2" w14:textId="62CB52D2">
      <w:pPr>
        <w:pStyle w:val="NormalWeb"/>
        <w:spacing w:line="276" w:lineRule="auto"/>
        <w:jc w:val="both"/>
        <w:rPr>
          <w:rFonts w:ascii="Times New Roman" w:hAnsi="Times New Roman"/>
        </w:rPr>
      </w:pPr>
      <w:r w:rsidRPr="6F0F9380">
        <w:rPr>
          <w:rFonts w:ascii="Times New Roman" w:hAnsi="Times New Roman"/>
        </w:rPr>
        <w:t xml:space="preserve">Wave 84: Threat variables are no longer available, and </w:t>
      </w:r>
      <w:r w:rsidRPr="6F0F9380" w:rsidR="7EEB9130">
        <w:rPr>
          <w:rFonts w:ascii="Times New Roman" w:hAnsi="Times New Roman"/>
        </w:rPr>
        <w:t>variables like</w:t>
      </w:r>
      <w:r w:rsidRPr="6F0F9380">
        <w:rPr>
          <w:rFonts w:ascii="Times New Roman" w:hAnsi="Times New Roman"/>
        </w:rPr>
        <w:t xml:space="preserve"> congregational openness, safety policies, and individual confidence</w:t>
      </w:r>
      <w:r w:rsidRPr="6F0F9380" w:rsidR="2BCBB757">
        <w:rPr>
          <w:rFonts w:ascii="Times New Roman" w:hAnsi="Times New Roman"/>
        </w:rPr>
        <w:t xml:space="preserve"> appear to have more dominant effects in the model</w:t>
      </w:r>
      <w:r w:rsidRPr="6F0F9380">
        <w:rPr>
          <w:rFonts w:ascii="Times New Roman" w:hAnsi="Times New Roman"/>
        </w:rPr>
        <w:t xml:space="preserve">. Spiritual or moral interpretations of COVID emerge as important predictors, particularly for online-only attendance or opting out of worship completely. Although HBM predictors remain influential, their nature and direction evolve as pandemic conditions </w:t>
      </w:r>
      <w:r w:rsidRPr="6F0F9380" w:rsidR="2882541B">
        <w:rPr>
          <w:rFonts w:ascii="Times New Roman" w:hAnsi="Times New Roman"/>
        </w:rPr>
        <w:t>change,</w:t>
      </w:r>
      <w:r w:rsidRPr="6F0F9380">
        <w:rPr>
          <w:rFonts w:ascii="Times New Roman" w:hAnsi="Times New Roman"/>
        </w:rPr>
        <w:t xml:space="preserve"> and measurement differs across waves.</w:t>
      </w:r>
    </w:p>
    <w:p w:rsidR="007F565A" w:rsidP="6F0F9380" w:rsidRDefault="007F565A" w14:paraId="07547A01" w14:textId="77777777">
      <w:pPr>
        <w:pStyle w:val="NormalWeb"/>
        <w:spacing w:line="276" w:lineRule="auto"/>
        <w:jc w:val="both"/>
        <w:rPr>
          <w:rFonts w:ascii="Times New Roman" w:hAnsi="Times New Roman" w:eastAsia="Times New Roman" w:cs="Times New Roman"/>
        </w:rPr>
      </w:pPr>
    </w:p>
    <w:p w:rsidR="007F565A" w:rsidP="6F0F9380" w:rsidRDefault="6F0F9380" w14:paraId="114E6899" w14:textId="77777777">
      <w:pPr>
        <w:pStyle w:val="NormalWeb"/>
        <w:spacing w:line="276" w:lineRule="auto"/>
        <w:jc w:val="both"/>
        <w:rPr>
          <w:rFonts w:ascii="Times New Roman" w:hAnsi="Times New Roman" w:eastAsia="Times New Roman" w:cs="Times New Roman"/>
          <w:b/>
          <w:bCs/>
        </w:rPr>
      </w:pPr>
      <w:r w:rsidRPr="6F0F9380">
        <w:rPr>
          <w:rFonts w:ascii="Times New Roman" w:hAnsi="Times New Roman"/>
          <w:b/>
          <w:bCs/>
        </w:rPr>
        <w:t>Wave comparison</w:t>
      </w:r>
    </w:p>
    <w:p w:rsidR="6F0F9380" w:rsidP="6F0F9380" w:rsidRDefault="6F0F9380" w14:paraId="5EB06AB0" w14:textId="1255428F">
      <w:pPr>
        <w:pStyle w:val="a1"/>
        <w:spacing w:after="0" w:line="276" w:lineRule="auto"/>
        <w:jc w:val="both"/>
        <w:rPr>
          <w:rFonts w:ascii="Times New Roman" w:hAnsi="Times New Roman" w:eastAsia="Times New Roman" w:cs="Times New Roman"/>
        </w:rPr>
      </w:pPr>
      <w:r w:rsidRPr="6F0F9380">
        <w:rPr>
          <w:rFonts w:ascii="Times New Roman" w:hAnsi="Times New Roman"/>
        </w:rPr>
        <w:t>The two waves reveal a clear transition in the structure of worship decisions.</w:t>
      </w:r>
    </w:p>
    <w:p w:rsidR="6F0F9380" w:rsidP="6F0F9380" w:rsidRDefault="6F0F9380" w14:paraId="4000FE38" w14:textId="31CB6085">
      <w:pPr>
        <w:pStyle w:val="a1"/>
        <w:spacing w:after="0" w:line="276" w:lineRule="auto"/>
        <w:jc w:val="both"/>
        <w:rPr>
          <w:rFonts w:ascii="Times New Roman" w:hAnsi="Times New Roman"/>
        </w:rPr>
      </w:pPr>
      <w:r w:rsidRPr="6F0F9380">
        <w:rPr>
          <w:rFonts w:ascii="Times New Roman" w:hAnsi="Times New Roman"/>
        </w:rPr>
        <w:t xml:space="preserve">Wave 70 reflects </w:t>
      </w:r>
      <w:r w:rsidRPr="6F0F9380" w:rsidR="5D7748B4">
        <w:rPr>
          <w:rFonts w:ascii="Times New Roman" w:hAnsi="Times New Roman"/>
        </w:rPr>
        <w:t>early pandemic</w:t>
      </w:r>
      <w:r w:rsidRPr="6F0F9380">
        <w:rPr>
          <w:rFonts w:ascii="Times New Roman" w:hAnsi="Times New Roman"/>
        </w:rPr>
        <w:t xml:space="preserve"> behavior: heightened concern about COVID risk leads to widespread online engagement, with hybrid worship particularly common among Catholics. Decisions are driven primarily by perceived </w:t>
      </w:r>
      <w:r w:rsidRPr="6F0F9380" w:rsidR="4895E9DF">
        <w:rPr>
          <w:rFonts w:ascii="Times New Roman" w:hAnsi="Times New Roman"/>
        </w:rPr>
        <w:t>threats</w:t>
      </w:r>
      <w:r w:rsidRPr="6F0F9380">
        <w:rPr>
          <w:rFonts w:ascii="Times New Roman" w:hAnsi="Times New Roman"/>
        </w:rPr>
        <w:t xml:space="preserve">, congregational restrictions, and </w:t>
      </w:r>
      <w:r w:rsidRPr="6F0F9380" w:rsidR="562A4A1F">
        <w:rPr>
          <w:rFonts w:ascii="Times New Roman" w:hAnsi="Times New Roman"/>
        </w:rPr>
        <w:t>public health</w:t>
      </w:r>
      <w:r w:rsidRPr="6F0F9380">
        <w:rPr>
          <w:rFonts w:ascii="Times New Roman" w:hAnsi="Times New Roman"/>
        </w:rPr>
        <w:t xml:space="preserve"> cues.</w:t>
      </w:r>
    </w:p>
    <w:p w:rsidR="6F0F9380" w:rsidP="22EC354F" w:rsidRDefault="6F0F9380" w14:paraId="18067059" w14:textId="3E0FC69C">
      <w:pPr>
        <w:pStyle w:val="a1"/>
        <w:spacing w:after="0" w:line="276" w:lineRule="auto"/>
        <w:jc w:val="both"/>
        <w:rPr>
          <w:rFonts w:ascii="Times New Roman" w:hAnsi="Times New Roman"/>
        </w:rPr>
      </w:pPr>
      <w:r w:rsidRPr="22EC354F" w:rsidR="7B001337">
        <w:rPr>
          <w:rFonts w:ascii="Times New Roman" w:hAnsi="Times New Roman"/>
        </w:rPr>
        <w:t>Wave 84 reflects a later-stage pattern: respondents tend to polarize toward either in-person worship or online-only disengagement, with hybrid attendance declining. Structural congregational factors</w:t>
      </w:r>
      <w:r w:rsidRPr="22EC354F" w:rsidR="16360FFF">
        <w:rPr>
          <w:rFonts w:ascii="Times New Roman" w:hAnsi="Times New Roman"/>
        </w:rPr>
        <w:t xml:space="preserve"> </w:t>
      </w:r>
      <w:r w:rsidRPr="22EC354F" w:rsidR="7B001337">
        <w:rPr>
          <w:rFonts w:ascii="Times New Roman" w:hAnsi="Times New Roman"/>
        </w:rPr>
        <w:t>such as whether services are open, restricted, or streamed</w:t>
      </w:r>
      <w:r w:rsidRPr="22EC354F" w:rsidR="4D752374">
        <w:rPr>
          <w:rFonts w:ascii="Times New Roman" w:hAnsi="Times New Roman"/>
        </w:rPr>
        <w:t xml:space="preserve"> </w:t>
      </w:r>
      <w:r w:rsidRPr="22EC354F" w:rsidR="7B001337">
        <w:rPr>
          <w:rFonts w:ascii="Times New Roman" w:hAnsi="Times New Roman"/>
        </w:rPr>
        <w:t>become the strongest predictors across both traditions. Pandemic-specific motivations weaken, while long-term institutional and spiritual considerations play a larger role in shaping attendance.</w:t>
      </w:r>
      <w:r w:rsidRPr="22EC354F" w:rsidR="138B7E15">
        <w:rPr>
          <w:rFonts w:ascii="Times New Roman" w:hAnsi="Times New Roman"/>
        </w:rPr>
        <w:t xml:space="preserve"> </w:t>
      </w:r>
    </w:p>
    <w:p w:rsidR="22EC354F" w:rsidP="22EC354F" w:rsidRDefault="22EC354F" w14:paraId="19A53ABD" w14:textId="194D3721">
      <w:pPr>
        <w:pStyle w:val="a1"/>
        <w:spacing w:after="0" w:line="276" w:lineRule="auto"/>
        <w:jc w:val="both"/>
        <w:rPr>
          <w:rFonts w:ascii="Times New Roman" w:hAnsi="Times New Roman"/>
        </w:rPr>
      </w:pPr>
    </w:p>
    <w:p w:rsidR="007F565A" w:rsidP="6F0F9380" w:rsidRDefault="6F0F9380" w14:paraId="44F708DE" w14:textId="77777777">
      <w:pPr>
        <w:pStyle w:val="NormalWeb"/>
        <w:rPr>
          <w:rFonts w:ascii="Times New Roman" w:hAnsi="Times New Roman" w:eastAsia="Times New Roman" w:cs="Times New Roman"/>
          <w:b/>
          <w:bCs/>
        </w:rPr>
      </w:pPr>
      <w:r w:rsidRPr="6F0F9380">
        <w:rPr>
          <w:rFonts w:ascii="Times New Roman" w:hAnsi="Times New Roman"/>
          <w:b/>
          <w:bCs/>
        </w:rPr>
        <w:t>Did Protestants return in person faster?</w:t>
      </w:r>
    </w:p>
    <w:p w:rsidR="6F0F9380" w:rsidP="6F0F9380" w:rsidRDefault="6F0F9380" w14:paraId="5B0F4EE3" w14:textId="3526294B">
      <w:pPr>
        <w:pStyle w:val="NormalWeb"/>
      </w:pPr>
    </w:p>
    <w:p w:rsidR="007F565A" w:rsidP="6F0F9380" w:rsidRDefault="305805B9" w14:paraId="62CD8543" w14:textId="5893DD7D">
      <w:pPr>
        <w:pStyle w:val="NormalWeb"/>
        <w:spacing w:line="276" w:lineRule="auto"/>
        <w:jc w:val="both"/>
        <w:rPr>
          <w:rFonts w:ascii="Times New Roman" w:hAnsi="Times New Roman"/>
        </w:rPr>
      </w:pPr>
      <w:r w:rsidRPr="22EC354F" w:rsidR="69A31063">
        <w:rPr>
          <w:rFonts w:ascii="Times New Roman" w:hAnsi="Times New Roman"/>
        </w:rPr>
        <w:t xml:space="preserve">This </w:t>
      </w:r>
      <w:r w:rsidRPr="22EC354F" w:rsidR="69A31063">
        <w:rPr>
          <w:rFonts w:ascii="Times New Roman" w:hAnsi="Times New Roman"/>
        </w:rPr>
        <w:t>wasn't</w:t>
      </w:r>
      <w:r w:rsidRPr="22EC354F" w:rsidR="69A31063">
        <w:rPr>
          <w:rFonts w:ascii="Times New Roman" w:hAnsi="Times New Roman"/>
        </w:rPr>
        <w:t xml:space="preserve"> necessarily the case</w:t>
      </w:r>
      <w:r w:rsidRPr="22EC354F" w:rsidR="36DDF738">
        <w:rPr>
          <w:rFonts w:ascii="Times New Roman" w:hAnsi="Times New Roman"/>
        </w:rPr>
        <w:t>.</w:t>
      </w:r>
      <w:r w:rsidRPr="22EC354F" w:rsidR="4359A091">
        <w:rPr>
          <w:rFonts w:ascii="Times New Roman" w:hAnsi="Times New Roman"/>
        </w:rPr>
        <w:t xml:space="preserve"> Between </w:t>
      </w:r>
      <w:commentRangeStart w:id="12"/>
      <w:r w:rsidRPr="22EC354F" w:rsidR="4359A091">
        <w:rPr>
          <w:rFonts w:ascii="Times New Roman" w:hAnsi="Times New Roman"/>
        </w:rPr>
        <w:t xml:space="preserve">Wave 70 and Wave 84, </w:t>
      </w:r>
      <w:r w:rsidRPr="22EC354F" w:rsidR="54524F5C">
        <w:rPr>
          <w:rFonts w:ascii="Times New Roman" w:hAnsi="Times New Roman"/>
        </w:rPr>
        <w:t>both Catholics and Protestants just ha</w:t>
      </w:r>
      <w:r w:rsidRPr="22EC354F" w:rsidR="54F7E928">
        <w:rPr>
          <w:rFonts w:ascii="Times New Roman" w:hAnsi="Times New Roman"/>
        </w:rPr>
        <w:t xml:space="preserve">d </w:t>
      </w:r>
      <w:r w:rsidRPr="22EC354F" w:rsidR="54524F5C">
        <w:rPr>
          <w:rFonts w:ascii="Times New Roman" w:hAnsi="Times New Roman"/>
        </w:rPr>
        <w:t>marginal increases</w:t>
      </w:r>
      <w:r w:rsidRPr="22EC354F" w:rsidR="5C295444">
        <w:rPr>
          <w:rFonts w:ascii="Times New Roman" w:hAnsi="Times New Roman"/>
        </w:rPr>
        <w:t xml:space="preserve"> in use of online services</w:t>
      </w:r>
      <w:r w:rsidRPr="22EC354F" w:rsidR="17B8BC31">
        <w:rPr>
          <w:rFonts w:ascii="Times New Roman" w:hAnsi="Times New Roman"/>
        </w:rPr>
        <w:t>, as indicated in Figures 3 and 4</w:t>
      </w:r>
      <w:r w:rsidRPr="22EC354F" w:rsidR="55B394A6">
        <w:rPr>
          <w:rFonts w:ascii="Times New Roman" w:hAnsi="Times New Roman"/>
        </w:rPr>
        <w:t>.</w:t>
      </w:r>
      <w:commentRangeEnd w:id="12"/>
      <w:r>
        <w:rPr>
          <w:rStyle w:val="CommentReference"/>
        </w:rPr>
        <w:commentReference w:id="12"/>
      </w:r>
      <w:r w:rsidRPr="22EC354F" w:rsidR="00F3E923">
        <w:rPr>
          <w:rFonts w:ascii="Times New Roman" w:hAnsi="Times New Roman"/>
        </w:rPr>
        <w:t xml:space="preserve"> In both waves a much higher proportion of </w:t>
      </w:r>
      <w:r w:rsidRPr="22EC354F" w:rsidR="282B3D2C">
        <w:rPr>
          <w:rFonts w:ascii="Times New Roman" w:hAnsi="Times New Roman"/>
        </w:rPr>
        <w:t xml:space="preserve">Protestants </w:t>
      </w:r>
      <w:r w:rsidRPr="22EC354F" w:rsidR="00F3E923">
        <w:rPr>
          <w:rFonts w:ascii="Times New Roman" w:hAnsi="Times New Roman"/>
        </w:rPr>
        <w:t xml:space="preserve">were also using online services. </w:t>
      </w:r>
      <w:r w:rsidRPr="22EC354F" w:rsidR="36DDF738">
        <w:rPr>
          <w:rFonts w:ascii="Times New Roman" w:hAnsi="Times New Roman"/>
        </w:rPr>
        <w:t xml:space="preserve">This </w:t>
      </w:r>
      <w:r w:rsidRPr="22EC354F" w:rsidR="707B5C23">
        <w:rPr>
          <w:rFonts w:ascii="Times New Roman" w:hAnsi="Times New Roman"/>
        </w:rPr>
        <w:t>aligns with how</w:t>
      </w:r>
      <w:r w:rsidRPr="22EC354F" w:rsidR="526F1CC1">
        <w:rPr>
          <w:rFonts w:ascii="Times New Roman" w:hAnsi="Times New Roman"/>
        </w:rPr>
        <w:t xml:space="preserve"> Protestants were much more likely to report that their Congregation </w:t>
      </w:r>
      <w:r w:rsidRPr="22EC354F" w:rsidR="526F1CC1">
        <w:rPr>
          <w:rFonts w:ascii="Times New Roman" w:hAnsi="Times New Roman"/>
        </w:rPr>
        <w:t>wasn’t</w:t>
      </w:r>
      <w:r w:rsidRPr="22EC354F" w:rsidR="526F1CC1">
        <w:rPr>
          <w:rFonts w:ascii="Times New Roman" w:hAnsi="Times New Roman"/>
        </w:rPr>
        <w:t xml:space="preserve"> open for in-person services</w:t>
      </w:r>
      <w:r w:rsidRPr="22EC354F" w:rsidR="1DA81001">
        <w:rPr>
          <w:rFonts w:ascii="Times New Roman" w:hAnsi="Times New Roman"/>
        </w:rPr>
        <w:t xml:space="preserve"> as </w:t>
      </w:r>
      <w:r w:rsidRPr="22EC354F" w:rsidR="1DA81001">
        <w:rPr>
          <w:rFonts w:ascii="Times New Roman" w:hAnsi="Times New Roman"/>
        </w:rPr>
        <w:t>indicated</w:t>
      </w:r>
      <w:r w:rsidRPr="22EC354F" w:rsidR="1DA81001">
        <w:rPr>
          <w:rFonts w:ascii="Times New Roman" w:hAnsi="Times New Roman"/>
        </w:rPr>
        <w:t xml:space="preserve"> on Figure 5</w:t>
      </w:r>
      <w:r w:rsidRPr="22EC354F" w:rsidR="36DDF738">
        <w:rPr>
          <w:rFonts w:ascii="Times New Roman" w:hAnsi="Times New Roman"/>
        </w:rPr>
        <w:t xml:space="preserve">. </w:t>
      </w:r>
      <w:r w:rsidRPr="22EC354F" w:rsidR="69B0DB7B">
        <w:rPr>
          <w:rFonts w:ascii="Times New Roman" w:hAnsi="Times New Roman"/>
        </w:rPr>
        <w:t>In addition</w:t>
      </w:r>
      <w:r w:rsidRPr="22EC354F" w:rsidR="62C95F13">
        <w:rPr>
          <w:rFonts w:ascii="Times New Roman" w:hAnsi="Times New Roman"/>
        </w:rPr>
        <w:t xml:space="preserve">, </w:t>
      </w:r>
      <w:r w:rsidRPr="22EC354F" w:rsidR="36DDF738">
        <w:rPr>
          <w:rFonts w:ascii="Times New Roman" w:hAnsi="Times New Roman"/>
        </w:rPr>
        <w:t xml:space="preserve">Catholic parishes were more consistent in </w:t>
      </w:r>
      <w:r w:rsidRPr="22EC354F" w:rsidR="36DDF738">
        <w:rPr>
          <w:rFonts w:ascii="Times New Roman" w:hAnsi="Times New Roman"/>
        </w:rPr>
        <w:t>maintaining</w:t>
      </w:r>
      <w:r w:rsidRPr="22EC354F" w:rsidR="36DDF738">
        <w:rPr>
          <w:rFonts w:ascii="Times New Roman" w:hAnsi="Times New Roman"/>
        </w:rPr>
        <w:t xml:space="preserve"> mitigation policies</w:t>
      </w:r>
      <w:r w:rsidRPr="22EC354F" w:rsidR="11C8BC34">
        <w:rPr>
          <w:rFonts w:ascii="Times New Roman" w:hAnsi="Times New Roman"/>
        </w:rPr>
        <w:t xml:space="preserve">, </w:t>
      </w:r>
      <w:r w:rsidRPr="22EC354F" w:rsidR="36DDF738">
        <w:rPr>
          <w:rFonts w:ascii="Times New Roman" w:hAnsi="Times New Roman"/>
        </w:rPr>
        <w:t xml:space="preserve">such as </w:t>
      </w:r>
      <w:r w:rsidRPr="22EC354F" w:rsidR="0B11CDF9">
        <w:rPr>
          <w:rFonts w:ascii="Times New Roman" w:hAnsi="Times New Roman"/>
        </w:rPr>
        <w:t>staying six feet apart</w:t>
      </w:r>
      <w:r w:rsidRPr="22EC354F" w:rsidR="36DDF738">
        <w:rPr>
          <w:rFonts w:ascii="Times New Roman" w:hAnsi="Times New Roman"/>
        </w:rPr>
        <w:t>, mask</w:t>
      </w:r>
      <w:r w:rsidRPr="22EC354F" w:rsidR="4E371CDD">
        <w:rPr>
          <w:rFonts w:ascii="Times New Roman" w:hAnsi="Times New Roman"/>
        </w:rPr>
        <w:t xml:space="preserve"> requirements</w:t>
      </w:r>
      <w:r w:rsidRPr="22EC354F" w:rsidR="36DDF738">
        <w:rPr>
          <w:rFonts w:ascii="Times New Roman" w:hAnsi="Times New Roman"/>
        </w:rPr>
        <w:t xml:space="preserve">, and </w:t>
      </w:r>
      <w:r w:rsidRPr="22EC354F" w:rsidR="25A8EEC1">
        <w:rPr>
          <w:rFonts w:ascii="Times New Roman" w:hAnsi="Times New Roman"/>
        </w:rPr>
        <w:t>capacity</w:t>
      </w:r>
      <w:r w:rsidRPr="22EC354F" w:rsidR="7D41CFAC">
        <w:rPr>
          <w:rFonts w:ascii="Times New Roman" w:hAnsi="Times New Roman"/>
        </w:rPr>
        <w:t xml:space="preserve"> limits</w:t>
      </w:r>
      <w:r w:rsidRPr="22EC354F" w:rsidR="341ECA23">
        <w:rPr>
          <w:rFonts w:ascii="Times New Roman" w:hAnsi="Times New Roman"/>
        </w:rPr>
        <w:t xml:space="preserve">, </w:t>
      </w:r>
      <w:r w:rsidRPr="22EC354F" w:rsidR="64509A24">
        <w:rPr>
          <w:rFonts w:ascii="Times New Roman" w:hAnsi="Times New Roman"/>
        </w:rPr>
        <w:t xml:space="preserve">so </w:t>
      </w:r>
      <w:r w:rsidRPr="22EC354F" w:rsidR="5E4BACAB">
        <w:rPr>
          <w:rFonts w:ascii="Times New Roman" w:hAnsi="Times New Roman"/>
        </w:rPr>
        <w:t xml:space="preserve">this may be why my Catholics were more comfortable with </w:t>
      </w:r>
      <w:r w:rsidRPr="22EC354F" w:rsidR="5E4BACAB">
        <w:rPr>
          <w:rFonts w:ascii="Times New Roman" w:hAnsi="Times New Roman"/>
        </w:rPr>
        <w:t>participating</w:t>
      </w:r>
      <w:r w:rsidRPr="22EC354F" w:rsidR="5E4BACAB">
        <w:rPr>
          <w:rFonts w:ascii="Times New Roman" w:hAnsi="Times New Roman"/>
        </w:rPr>
        <w:t xml:space="preserve"> in in-person worship</w:t>
      </w:r>
      <w:r w:rsidRPr="22EC354F" w:rsidR="36DDF738">
        <w:rPr>
          <w:rFonts w:ascii="Times New Roman" w:hAnsi="Times New Roman"/>
        </w:rPr>
        <w:t>.</w:t>
      </w:r>
    </w:p>
    <w:p w:rsidR="007F565A" w:rsidP="6F0F9380" w:rsidRDefault="007F565A" w14:paraId="6DFB9E20" w14:textId="77777777">
      <w:pPr>
        <w:pStyle w:val="NormalWeb"/>
        <w:spacing w:line="276" w:lineRule="auto"/>
        <w:ind w:firstLine="720"/>
        <w:jc w:val="both"/>
        <w:rPr>
          <w:rFonts w:ascii="Times New Roman" w:hAnsi="Times New Roman" w:eastAsia="Times New Roman" w:cs="Times New Roman"/>
        </w:rPr>
      </w:pPr>
    </w:p>
    <w:p w:rsidR="6F0F9380" w:rsidP="6F0F9380" w:rsidRDefault="6F0F9380" w14:paraId="4AB8751D" w14:textId="5746691A">
      <w:pPr>
        <w:pStyle w:val="a1"/>
        <w:spacing w:after="0" w:line="276" w:lineRule="auto"/>
        <w:jc w:val="both"/>
        <w:rPr>
          <w:rFonts w:ascii="Times New Roman" w:hAnsi="Times New Roman" w:eastAsia="Times New Roman" w:cs="Times New Roman"/>
          <w:b/>
          <w:bCs/>
        </w:rPr>
      </w:pPr>
      <w:r w:rsidRPr="6F0F9380">
        <w:rPr>
          <w:rFonts w:ascii="Times New Roman" w:hAnsi="Times New Roman"/>
          <w:b/>
          <w:bCs/>
        </w:rPr>
        <w:t>How do HBM variables influence attendance decisions?</w:t>
      </w:r>
    </w:p>
    <w:p w:rsidR="6F0F9380" w:rsidP="6F0F9380" w:rsidRDefault="6F0F9380" w14:paraId="64AE621F" w14:textId="1D5E8139">
      <w:pPr>
        <w:pStyle w:val="a1"/>
      </w:pPr>
    </w:p>
    <w:p w:rsidR="007F565A" w:rsidP="6F0F9380" w:rsidRDefault="6F0F9380" w14:paraId="2F670642" w14:textId="77777777">
      <w:pPr>
        <w:pStyle w:val="a1"/>
        <w:spacing w:after="0" w:line="276" w:lineRule="auto"/>
        <w:jc w:val="both"/>
        <w:rPr>
          <w:rFonts w:ascii="Times New Roman" w:hAnsi="Times New Roman" w:eastAsia="Times New Roman" w:cs="Times New Roman"/>
        </w:rPr>
      </w:pPr>
      <w:r w:rsidRPr="6F0F9380">
        <w:rPr>
          <w:rFonts w:ascii="Times New Roman" w:hAnsi="Times New Roman"/>
        </w:rPr>
        <w:t>Health Belief Model–related factors remain among the strongest predictors, but their influence differs sharply by wave.</w:t>
      </w:r>
    </w:p>
    <w:p w:rsidR="007F565A" w:rsidP="6F0F9380" w:rsidRDefault="6F0F9380" w14:paraId="33D139B2" w14:textId="77777777">
      <w:pPr>
        <w:pStyle w:val="a1"/>
        <w:spacing w:after="0" w:line="276" w:lineRule="auto"/>
        <w:jc w:val="both"/>
        <w:rPr>
          <w:rFonts w:ascii="Times New Roman" w:hAnsi="Times New Roman"/>
        </w:rPr>
      </w:pPr>
      <w:r w:rsidRPr="6F0F9380">
        <w:rPr>
          <w:rFonts w:ascii="Times New Roman" w:hAnsi="Times New Roman"/>
        </w:rPr>
        <w:t>Wave 70: Perceived COVID threat, concern about personal risk, and congregation restrictions strongly increase the likelihood of online or hybrid worship in both Catholic and Protestant models. Confidence in attending safely is one of the most powerful predictors of in-person attendance.</w:t>
      </w:r>
    </w:p>
    <w:p w:rsidR="007F565A" w:rsidP="6F0F9380" w:rsidRDefault="6F0F9380" w14:paraId="443E3283" w14:textId="77777777">
      <w:pPr>
        <w:pStyle w:val="a1"/>
        <w:spacing w:after="0" w:line="276" w:lineRule="auto"/>
        <w:jc w:val="both"/>
        <w:rPr>
          <w:rFonts w:ascii="Times New Roman" w:hAnsi="Times New Roman"/>
        </w:rPr>
      </w:pPr>
      <w:r w:rsidRPr="6F0F9380">
        <w:rPr>
          <w:rFonts w:ascii="Times New Roman" w:hAnsi="Times New Roman"/>
        </w:rPr>
        <w:t>Wave 84: COVID threat variables are no longer available, so attendance decisions are shaped primarily by congregational openness, safety policies, and individual confidence in attending safely. Spiritual or moral interpretations of COVID become more influential, particularly for respondents who shift toward online-only attendance or disengage entirely (“neither”).</w:t>
      </w:r>
    </w:p>
    <w:p w:rsidR="007F565A" w:rsidP="6F0F9380" w:rsidRDefault="6F0F9380" w14:paraId="7EEA0E24" w14:textId="77777777">
      <w:pPr>
        <w:pStyle w:val="a1"/>
        <w:spacing w:after="0" w:line="276" w:lineRule="auto"/>
        <w:jc w:val="both"/>
        <w:rPr>
          <w:rFonts w:ascii="Times New Roman" w:hAnsi="Times New Roman" w:eastAsia="Times New Roman" w:cs="Times New Roman"/>
        </w:rPr>
      </w:pPr>
      <w:r w:rsidRPr="6F0F9380">
        <w:rPr>
          <w:rFonts w:ascii="Times New Roman" w:hAnsi="Times New Roman"/>
        </w:rPr>
        <w:t>Overall, HBM predictors remain central to explaining behavior, but the mechanisms shift from health-risk perceptions in Wave 70 to confidence and congregational structure in Wave 84.</w:t>
      </w:r>
    </w:p>
    <w:p w:rsidR="007F565A" w:rsidP="6F0F9380" w:rsidRDefault="007F565A" w14:paraId="44E871BC" w14:textId="77777777">
      <w:pPr>
        <w:pStyle w:val="a1"/>
        <w:spacing w:line="276" w:lineRule="auto"/>
        <w:jc w:val="both"/>
        <w:rPr>
          <w:rFonts w:ascii="Times New Roman" w:hAnsi="Times New Roman" w:eastAsia="Times New Roman" w:cs="Times New Roman"/>
        </w:rPr>
      </w:pPr>
    </w:p>
    <w:p w:rsidR="007F565A" w:rsidP="6F0F9380" w:rsidRDefault="6F0F9380" w14:paraId="6384B77E" w14:textId="2981D88A">
      <w:pPr>
        <w:pStyle w:val="a0"/>
        <w:keepNext w:val="0"/>
        <w:keepLines w:val="0"/>
        <w:spacing w:line="276" w:lineRule="auto"/>
        <w:jc w:val="both"/>
        <w:rPr>
          <w:rFonts w:ascii="Times New Roman" w:hAnsi="Times New Roman" w:eastAsia="Times New Roman" w:cs="Times New Roman"/>
          <w:lang w:val="it-IT"/>
        </w:rPr>
      </w:pPr>
      <w:r w:rsidRPr="6F0F9380">
        <w:rPr>
          <w:rFonts w:ascii="Times New Roman" w:hAnsi="Times New Roman"/>
          <w:b/>
          <w:bCs/>
          <w:lang w:val="it-IT"/>
        </w:rPr>
        <w:t xml:space="preserve">8. </w:t>
      </w:r>
      <w:r w:rsidRPr="6F0F9380" w:rsidR="2A1D3452">
        <w:rPr>
          <w:rFonts w:ascii="Times New Roman" w:hAnsi="Times New Roman"/>
          <w:b/>
          <w:bCs/>
          <w:lang w:val="it-IT"/>
        </w:rPr>
        <w:t>Conclusion</w:t>
      </w:r>
    </w:p>
    <w:p w:rsidR="1D4F3B9C" w:rsidP="1F27946A" w:rsidRDefault="1A83E0FF" w14:paraId="22958C71" w14:textId="2148443E">
      <w:pPr>
        <w:spacing w:before="240" w:after="240" w:line="276" w:lineRule="auto"/>
        <w:jc w:val="both"/>
        <w:rPr>
          <w:color w:val="000000" w:themeColor="text1"/>
        </w:rPr>
      </w:pPr>
      <w:r w:rsidRPr="22EC354F" w:rsidR="04BFB326">
        <w:rPr>
          <w:color w:val="000000" w:themeColor="text1" w:themeTint="FF" w:themeShade="FF"/>
        </w:rPr>
        <w:t xml:space="preserve">Overall, the four subgroup models </w:t>
      </w:r>
      <w:r w:rsidRPr="22EC354F" w:rsidR="3D3F1FA7">
        <w:rPr>
          <w:color w:val="000000" w:themeColor="text1" w:themeTint="FF" w:themeShade="FF"/>
        </w:rPr>
        <w:t xml:space="preserve">suggest </w:t>
      </w:r>
      <w:r w:rsidRPr="22EC354F" w:rsidR="04BFB326">
        <w:rPr>
          <w:color w:val="000000" w:themeColor="text1" w:themeTint="FF" w:themeShade="FF"/>
        </w:rPr>
        <w:t xml:space="preserve">that Catholics and Protestants experienced the pandemic’s disruption to religious life in </w:t>
      </w:r>
      <w:r w:rsidRPr="22EC354F" w:rsidR="04BFB326">
        <w:rPr>
          <w:color w:val="000000" w:themeColor="text1" w:themeTint="FF" w:themeShade="FF"/>
        </w:rPr>
        <w:t>somewhat different</w:t>
      </w:r>
      <w:r w:rsidRPr="22EC354F" w:rsidR="04BFB326">
        <w:rPr>
          <w:color w:val="000000" w:themeColor="text1" w:themeTint="FF" w:themeShade="FF"/>
        </w:rPr>
        <w:t xml:space="preserve"> </w:t>
      </w:r>
      <w:r w:rsidRPr="22EC354F" w:rsidR="04BFB326">
        <w:rPr>
          <w:color w:val="000000" w:themeColor="text1" w:themeTint="FF" w:themeShade="FF"/>
        </w:rPr>
        <w:t>ways.</w:t>
      </w:r>
      <w:r w:rsidRPr="22EC354F" w:rsidR="1329ED81">
        <w:rPr>
          <w:color w:val="000000" w:themeColor="text1" w:themeTint="FF" w:themeShade="FF"/>
        </w:rPr>
        <w:t xml:space="preserve"> Catholics</w:t>
      </w:r>
      <w:r w:rsidRPr="22EC354F" w:rsidR="04BFB326">
        <w:rPr>
          <w:color w:val="000000" w:themeColor="text1" w:themeTint="FF" w:themeShade="FF"/>
        </w:rPr>
        <w:t xml:space="preserve"> were more likely to rely on </w:t>
      </w:r>
      <w:r w:rsidRPr="22EC354F" w:rsidR="25A4524E">
        <w:rPr>
          <w:color w:val="000000" w:themeColor="text1" w:themeTint="FF" w:themeShade="FF"/>
        </w:rPr>
        <w:t xml:space="preserve">hybrid </w:t>
      </w:r>
      <w:r w:rsidRPr="22EC354F" w:rsidR="04BFB326">
        <w:rPr>
          <w:color w:val="000000" w:themeColor="text1" w:themeTint="FF" w:themeShade="FF"/>
        </w:rPr>
        <w:t>worship</w:t>
      </w:r>
      <w:r w:rsidRPr="22EC354F" w:rsidR="3ED42C24">
        <w:rPr>
          <w:color w:val="000000" w:themeColor="text1" w:themeTint="FF" w:themeShade="FF"/>
        </w:rPr>
        <w:t>. Given that</w:t>
      </w:r>
      <w:r w:rsidRPr="22EC354F" w:rsidR="04BFB326">
        <w:rPr>
          <w:color w:val="000000" w:themeColor="text1" w:themeTint="FF" w:themeShade="FF"/>
        </w:rPr>
        <w:t xml:space="preserve"> many Catholic congregations adopted </w:t>
      </w:r>
      <w:r w:rsidRPr="22EC354F" w:rsidR="5C56009A">
        <w:rPr>
          <w:color w:val="000000" w:themeColor="text1" w:themeTint="FF" w:themeShade="FF"/>
        </w:rPr>
        <w:t xml:space="preserve">stricter restrictions such as a higher amount requiring masks as well as </w:t>
      </w:r>
      <w:r w:rsidRPr="22EC354F" w:rsidR="48628CF1">
        <w:rPr>
          <w:color w:val="000000" w:themeColor="text1" w:themeTint="FF" w:themeShade="FF"/>
        </w:rPr>
        <w:t>stay</w:t>
      </w:r>
      <w:r w:rsidRPr="22EC354F" w:rsidR="5C56009A">
        <w:rPr>
          <w:color w:val="000000" w:themeColor="text1" w:themeTint="FF" w:themeShade="FF"/>
        </w:rPr>
        <w:t>ing 6 feet apart</w:t>
      </w:r>
      <w:r w:rsidRPr="22EC354F" w:rsidR="785DF216">
        <w:rPr>
          <w:color w:val="000000" w:themeColor="text1" w:themeTint="FF" w:themeShade="FF"/>
        </w:rPr>
        <w:t xml:space="preserve"> (</w:t>
      </w:r>
      <w:r w:rsidRPr="22EC354F" w:rsidR="785DF216">
        <w:rPr>
          <w:color w:val="000000" w:themeColor="text1" w:themeTint="FF" w:themeShade="FF"/>
        </w:rPr>
        <w:t>indicated</w:t>
      </w:r>
      <w:r w:rsidRPr="22EC354F" w:rsidR="785DF216">
        <w:rPr>
          <w:color w:val="000000" w:themeColor="text1" w:themeTint="FF" w:themeShade="FF"/>
        </w:rPr>
        <w:t xml:space="preserve"> on Figures 8 and 11)</w:t>
      </w:r>
      <w:r w:rsidRPr="22EC354F" w:rsidR="5C56009A">
        <w:rPr>
          <w:color w:val="000000" w:themeColor="text1" w:themeTint="FF" w:themeShade="FF"/>
        </w:rPr>
        <w:t xml:space="preserve">, </w:t>
      </w:r>
      <w:r w:rsidRPr="22EC354F" w:rsidR="16B2D400">
        <w:rPr>
          <w:color w:val="000000" w:themeColor="text1" w:themeTint="FF" w:themeShade="FF"/>
        </w:rPr>
        <w:t>more Catholics may have felt comfortable attending hybrid sessions</w:t>
      </w:r>
      <w:r w:rsidRPr="22EC354F" w:rsidR="04BFB326">
        <w:rPr>
          <w:color w:val="000000" w:themeColor="text1" w:themeTint="FF" w:themeShade="FF"/>
        </w:rPr>
        <w:t>.</w:t>
      </w:r>
      <w:r w:rsidRPr="22EC354F" w:rsidR="56F9A9F8">
        <w:rPr>
          <w:color w:val="000000" w:themeColor="text1" w:themeTint="FF" w:themeShade="FF"/>
        </w:rPr>
        <w:t xml:space="preserve"> </w:t>
      </w:r>
      <w:r w:rsidRPr="22EC354F" w:rsidR="04BFB326">
        <w:rPr>
          <w:color w:val="000000" w:themeColor="text1" w:themeTint="FF" w:themeShade="FF"/>
        </w:rPr>
        <w:t xml:space="preserve">By Wave 84, </w:t>
      </w:r>
      <w:r w:rsidRPr="22EC354F" w:rsidR="055FF31E">
        <w:rPr>
          <w:color w:val="000000" w:themeColor="text1" w:themeTint="FF" w:themeShade="FF"/>
        </w:rPr>
        <w:t>more respondents</w:t>
      </w:r>
      <w:r w:rsidRPr="22EC354F" w:rsidR="04BFB326">
        <w:rPr>
          <w:color w:val="000000" w:themeColor="text1" w:themeTint="FF" w:themeShade="FF"/>
        </w:rPr>
        <w:t xml:space="preserve"> had moved back toward in-person services,</w:t>
      </w:r>
      <w:r w:rsidRPr="22EC354F" w:rsidR="1F1CB0D0">
        <w:rPr>
          <w:color w:val="000000" w:themeColor="text1" w:themeTint="FF" w:themeShade="FF"/>
        </w:rPr>
        <w:t xml:space="preserve"> but the shifts were similar among Catholics and Protestants with Catholics consistently holding a similar advantage in hybrid worship</w:t>
      </w:r>
      <w:r w:rsidRPr="22EC354F" w:rsidR="2EFB583A">
        <w:rPr>
          <w:color w:val="000000" w:themeColor="text1" w:themeTint="FF" w:themeShade="FF"/>
        </w:rPr>
        <w:t xml:space="preserve">. </w:t>
      </w:r>
    </w:p>
    <w:p w:rsidR="1D4F3B9C" w:rsidP="6F0F9380" w:rsidRDefault="1D4F3B9C" w14:paraId="47AAF5F6" w14:textId="3FD0340A">
      <w:pPr>
        <w:spacing w:before="240" w:after="240" w:line="276" w:lineRule="auto"/>
        <w:jc w:val="both"/>
      </w:pPr>
      <w:r w:rsidRPr="6F0F9380">
        <w:rPr>
          <w:color w:val="000000" w:themeColor="text1"/>
        </w:rPr>
        <w:t xml:space="preserve">Across </w:t>
      </w:r>
      <w:r w:rsidRPr="6F0F9380" w:rsidR="0D89261A">
        <w:rPr>
          <w:color w:val="000000" w:themeColor="text1"/>
        </w:rPr>
        <w:t>all</w:t>
      </w:r>
      <w:r w:rsidRPr="6F0F9380">
        <w:rPr>
          <w:color w:val="000000" w:themeColor="text1"/>
        </w:rPr>
        <w:t xml:space="preserve"> models, congregational policies and factors related to the Health Belief Model </w:t>
      </w:r>
      <w:r w:rsidRPr="6F0F9380" w:rsidR="10B48D49">
        <w:rPr>
          <w:color w:val="000000" w:themeColor="text1"/>
        </w:rPr>
        <w:t>correlated strongly with</w:t>
      </w:r>
      <w:r w:rsidRPr="6F0F9380">
        <w:rPr>
          <w:color w:val="000000" w:themeColor="text1"/>
        </w:rPr>
        <w:t xml:space="preserve"> worship choices. In Wave 70, concerns about COVID and the presence of distancing rules, mask requirements, or limits on attendance strongly </w:t>
      </w:r>
      <w:r w:rsidRPr="6F0F9380" w:rsidR="66128F61">
        <w:rPr>
          <w:color w:val="000000" w:themeColor="text1"/>
        </w:rPr>
        <w:t>predict</w:t>
      </w:r>
      <w:r w:rsidRPr="6F0F9380">
        <w:rPr>
          <w:color w:val="000000" w:themeColor="text1"/>
        </w:rPr>
        <w:t>ed whether people chose online services. By Wave 84, these pandemic-specific pressures had eased, and more stable structural features, such as whether a congregation was open or offered streaming options, became the strongest predictors of behavior. This shift suggests that worship decisions over time came to reflect the broader environment of each congregation rather than immediate fears about the virus.</w:t>
      </w:r>
    </w:p>
    <w:p w:rsidR="1D4F3B9C" w:rsidP="6F0F9380" w:rsidRDefault="1A83E0FF" w14:paraId="095B6437" w14:textId="023408E2">
      <w:pPr>
        <w:spacing w:before="240" w:after="240" w:line="276" w:lineRule="auto"/>
        <w:jc w:val="both"/>
        <w:rPr>
          <w:color w:val="000000" w:themeColor="text1"/>
        </w:rPr>
      </w:pPr>
      <w:commentRangeStart w:id="15"/>
      <w:commentRangeStart w:id="1328341217"/>
      <w:commentRangeStart w:id="1432562407"/>
      <w:r w:rsidRPr="22EC354F" w:rsidR="7D489792">
        <w:rPr>
          <w:color w:val="000000" w:themeColor="text1" w:themeTint="FF" w:themeShade="FF"/>
        </w:rPr>
        <w:t xml:space="preserve">While this analysis does not </w:t>
      </w:r>
      <w:r w:rsidRPr="22EC354F" w:rsidR="7D489792">
        <w:rPr>
          <w:color w:val="000000" w:themeColor="text1" w:themeTint="FF" w:themeShade="FF"/>
        </w:rPr>
        <w:t>establish</w:t>
      </w:r>
      <w:r w:rsidRPr="22EC354F" w:rsidR="7D489792">
        <w:rPr>
          <w:color w:val="000000" w:themeColor="text1" w:themeTint="FF" w:themeShade="FF"/>
        </w:rPr>
        <w:t xml:space="preserve"> causal effects, the results </w:t>
      </w:r>
      <w:r w:rsidRPr="22EC354F" w:rsidR="7D489792">
        <w:rPr>
          <w:color w:val="000000" w:themeColor="text1" w:themeTint="FF" w:themeShade="FF"/>
        </w:rPr>
        <w:t>indicate</w:t>
      </w:r>
      <w:r w:rsidRPr="22EC354F" w:rsidR="7D489792">
        <w:rPr>
          <w:color w:val="000000" w:themeColor="text1" w:themeTint="FF" w:themeShade="FF"/>
        </w:rPr>
        <w:t xml:space="preserve"> that worship behavior and </w:t>
      </w:r>
      <w:r w:rsidRPr="22EC354F" w:rsidR="7D489792">
        <w:rPr>
          <w:color w:val="000000" w:themeColor="text1" w:themeTint="FF" w:themeShade="FF"/>
        </w:rPr>
        <w:t>perceptions</w:t>
      </w:r>
      <w:r w:rsidRPr="22EC354F" w:rsidR="7D489792">
        <w:rPr>
          <w:color w:val="000000" w:themeColor="text1" w:themeTint="FF" w:themeShade="FF"/>
        </w:rPr>
        <w:t xml:space="preserve"> of safety vary across religious communities. </w:t>
      </w:r>
      <w:r w:rsidRPr="22EC354F" w:rsidR="08ABC4CD">
        <w:rPr>
          <w:color w:val="000000" w:themeColor="text1" w:themeTint="FF" w:themeShade="FF"/>
        </w:rPr>
        <w:t xml:space="preserve">The observed patterns highlight systematic differences among different religious groups in their worship practices and safety </w:t>
      </w:r>
      <w:r w:rsidRPr="22EC354F" w:rsidR="08ABC4CD">
        <w:rPr>
          <w:color w:val="000000" w:themeColor="text1" w:themeTint="FF" w:themeShade="FF"/>
        </w:rPr>
        <w:t>perceptions</w:t>
      </w:r>
      <w:r w:rsidRPr="22EC354F" w:rsidR="08ABC4CD">
        <w:rPr>
          <w:color w:val="000000" w:themeColor="text1" w:themeTint="FF" w:themeShade="FF"/>
        </w:rPr>
        <w:t xml:space="preserve"> during the pandemic</w:t>
      </w:r>
      <w:r w:rsidRPr="22EC354F" w:rsidR="04BFB326">
        <w:rPr>
          <w:color w:val="000000" w:themeColor="text1" w:themeTint="FF" w:themeShade="FF"/>
        </w:rPr>
        <w:t xml:space="preserve">. </w:t>
      </w:r>
      <w:commentRangeEnd w:id="15"/>
      <w:r>
        <w:rPr>
          <w:rStyle w:val="CommentReference"/>
        </w:rPr>
        <w:commentReference w:id="15"/>
      </w:r>
      <w:commentRangeEnd w:id="1328341217"/>
      <w:r>
        <w:rPr>
          <w:rStyle w:val="CommentReference"/>
        </w:rPr>
        <w:commentReference w:id="1328341217"/>
      </w:r>
      <w:commentRangeEnd w:id="1432562407"/>
      <w:r>
        <w:rPr>
          <w:rStyle w:val="CommentReference"/>
        </w:rPr>
        <w:commentReference w:id="1432562407"/>
      </w:r>
      <w:r w:rsidRPr="22EC354F" w:rsidR="04BFB326">
        <w:rPr>
          <w:color w:val="000000" w:themeColor="text1" w:themeTint="FF" w:themeShade="FF"/>
        </w:rPr>
        <w:t>Future work could expand on these findings by using approaches such as Bayesian modeling, multilevel designs, or congregation-level random effects to better capture uncertainty, differences across congregations, and the ways beliefs and institutional policies interact to influence individual behavior.</w:t>
      </w:r>
      <w:r w:rsidRPr="22EC354F" w:rsidR="646A7EAA">
        <w:rPr>
          <w:color w:val="000000" w:themeColor="text1" w:themeTint="FF" w:themeShade="FF"/>
        </w:rPr>
        <w:t xml:space="preserve"> </w:t>
      </w:r>
    </w:p>
    <w:p w:rsidR="007F565A" w:rsidP="6F0F9380" w:rsidRDefault="6F0F9380" w14:paraId="5DAD2BDD" w14:textId="77777777">
      <w:pPr>
        <w:pStyle w:val="a0"/>
        <w:keepNext w:val="0"/>
        <w:keepLines w:val="0"/>
        <w:rPr>
          <w:rFonts w:ascii="Times New Roman" w:hAnsi="Times New Roman" w:eastAsia="Times New Roman" w:cs="Times New Roman"/>
          <w:b/>
          <w:bCs/>
          <w:lang w:val="da-DK"/>
        </w:rPr>
      </w:pPr>
      <w:r w:rsidRPr="6F0F9380">
        <w:rPr>
          <w:rFonts w:ascii="Times New Roman" w:hAnsi="Times New Roman"/>
          <w:b/>
          <w:bCs/>
          <w:lang w:val="da-DK"/>
        </w:rPr>
        <w:t>9. Appendix</w:t>
      </w:r>
    </w:p>
    <w:p w:rsidR="007F565A" w:rsidP="6F0F9380" w:rsidRDefault="65254A11" w14:paraId="5B08B5D1" w14:textId="14849F6D">
      <w:pPr>
        <w:pStyle w:val="a1"/>
        <w:spacing w:line="276" w:lineRule="auto"/>
        <w:jc w:val="both"/>
        <w:rPr>
          <w:rFonts w:ascii="Times New Roman" w:hAnsi="Times New Roman" w:eastAsia="Times New Roman" w:cs="Times New Roman"/>
        </w:rPr>
      </w:pPr>
      <w:r w:rsidR="7E3260DA">
        <w:rPr/>
        <w:t xml:space="preserve">1. </w:t>
      </w:r>
      <w:r w:rsidRPr="22EC354F" w:rsidR="7E3260DA">
        <w:rPr>
          <w:rFonts w:ascii="Times New Roman" w:hAnsi="Times New Roman" w:eastAsia="Times New Roman" w:cs="Times New Roman"/>
        </w:rPr>
        <w:t xml:space="preserve">Code file attached named “Updated Religion </w:t>
      </w:r>
      <w:r w:rsidRPr="22EC354F" w:rsidR="5D55D97D">
        <w:rPr>
          <w:rFonts w:ascii="Times New Roman" w:hAnsi="Times New Roman" w:eastAsia="Times New Roman" w:cs="Times New Roman"/>
        </w:rPr>
        <w:t>analysis.qmd</w:t>
      </w:r>
      <w:r w:rsidRPr="22EC354F" w:rsidR="7E3260DA">
        <w:rPr>
          <w:rFonts w:ascii="Times New Roman" w:hAnsi="Times New Roman" w:eastAsia="Times New Roman" w:cs="Times New Roman"/>
        </w:rPr>
        <w:t>”</w:t>
      </w:r>
    </w:p>
    <w:p w:rsidR="22EC354F" w:rsidP="22EC354F" w:rsidRDefault="22EC354F" w14:paraId="7F50FA27" w14:textId="3D9B63CB">
      <w:pPr>
        <w:pStyle w:val="a1"/>
        <w:spacing w:line="276" w:lineRule="auto"/>
        <w:jc w:val="both"/>
        <w:rPr>
          <w:rFonts w:ascii="Times New Roman" w:hAnsi="Times New Roman" w:eastAsia="Times New Roman" w:cs="Times New Roman"/>
        </w:rPr>
      </w:pPr>
    </w:p>
    <w:p w:rsidR="3012DB27" w:rsidP="22EC354F" w:rsidRDefault="3012DB27" w14:paraId="5571C9A9" w14:textId="38F93EF9">
      <w:pPr>
        <w:pStyle w:val="a1"/>
        <w:spacing w:line="276" w:lineRule="auto"/>
        <w:jc w:val="both"/>
        <w:rPr>
          <w:rFonts w:ascii="Times New Roman" w:hAnsi="Times New Roman" w:eastAsia="Times New Roman" w:cs="Times New Roman"/>
        </w:rPr>
      </w:pPr>
      <w:r w:rsidRPr="22EC354F" w:rsidR="3012DB27">
        <w:rPr>
          <w:rFonts w:ascii="Times New Roman" w:hAnsi="Times New Roman" w:eastAsia="Times New Roman" w:cs="Times New Roman"/>
        </w:rPr>
        <w:t xml:space="preserve">2. </w:t>
      </w:r>
      <w:r w:rsidRPr="22EC354F" w:rsidR="71E606B5">
        <w:rPr>
          <w:rFonts w:ascii="Times New Roman" w:hAnsi="Times New Roman" w:eastAsia="Times New Roman" w:cs="Times New Roman"/>
          <w:color w:val="000000" w:themeColor="text1" w:themeTint="FF" w:themeShade="FF"/>
          <w:sz w:val="24"/>
          <w:szCs w:val="24"/>
          <w:lang w:eastAsia="en-US" w:bidi="ar-SA"/>
        </w:rPr>
        <w:t xml:space="preserve">To assess whether these results </w:t>
      </w:r>
      <w:r w:rsidRPr="22EC354F" w:rsidR="2B9D15B2">
        <w:rPr>
          <w:rFonts w:ascii="Times New Roman" w:hAnsi="Times New Roman" w:eastAsia="Times New Roman" w:cs="Times New Roman"/>
          <w:color w:val="000000" w:themeColor="text1" w:themeTint="FF" w:themeShade="FF"/>
          <w:sz w:val="24"/>
          <w:szCs w:val="24"/>
          <w:lang w:eastAsia="en-US" w:bidi="ar-SA"/>
        </w:rPr>
        <w:t>reflect</w:t>
      </w:r>
      <w:r w:rsidRPr="22EC354F" w:rsidR="71E606B5">
        <w:rPr>
          <w:rFonts w:ascii="Times New Roman" w:hAnsi="Times New Roman" w:eastAsia="Times New Roman" w:cs="Times New Roman"/>
          <w:color w:val="000000" w:themeColor="text1" w:themeTint="FF" w:themeShade="FF"/>
          <w:sz w:val="24"/>
          <w:szCs w:val="24"/>
          <w:lang w:eastAsia="en-US" w:bidi="ar-SA"/>
        </w:rPr>
        <w:t xml:space="preserve"> meaningful patterns in the data rather than artifacts of the model itself, we performed </w:t>
      </w:r>
      <w:r w:rsidRPr="22EC354F" w:rsidR="71E606B5">
        <w:rPr>
          <w:rFonts w:ascii="Times New Roman" w:hAnsi="Times New Roman" w:eastAsia="Times New Roman" w:cs="Times New Roman"/>
          <w:color w:val="000000" w:themeColor="text1" w:themeTint="FF" w:themeShade="FF"/>
          <w:sz w:val="24"/>
          <w:szCs w:val="24"/>
          <w:lang w:eastAsia="en-US" w:bidi="ar-SA"/>
        </w:rPr>
        <w:t>additional</w:t>
      </w:r>
      <w:r w:rsidRPr="22EC354F" w:rsidR="71E606B5">
        <w:rPr>
          <w:rFonts w:ascii="Times New Roman" w:hAnsi="Times New Roman" w:eastAsia="Times New Roman" w:cs="Times New Roman"/>
          <w:color w:val="000000" w:themeColor="text1" w:themeTint="FF" w:themeShade="FF"/>
          <w:sz w:val="24"/>
          <w:szCs w:val="24"/>
          <w:lang w:eastAsia="en-US" w:bidi="ar-SA"/>
        </w:rPr>
        <w:t xml:space="preserve"> model diagnostics using binned residual plots. These diagnostic methods </w:t>
      </w:r>
      <w:r w:rsidRPr="22EC354F" w:rsidR="71E606B5">
        <w:rPr>
          <w:rFonts w:ascii="Times New Roman" w:hAnsi="Times New Roman" w:eastAsia="Times New Roman" w:cs="Times New Roman"/>
          <w:color w:val="000000" w:themeColor="text1" w:themeTint="FF" w:themeShade="FF"/>
          <w:sz w:val="24"/>
          <w:szCs w:val="24"/>
          <w:lang w:eastAsia="en-US" w:bidi="ar-SA"/>
        </w:rPr>
        <w:t>provide</w:t>
      </w:r>
      <w:r w:rsidRPr="22EC354F" w:rsidR="71E606B5">
        <w:rPr>
          <w:rFonts w:ascii="Times New Roman" w:hAnsi="Times New Roman" w:eastAsia="Times New Roman" w:cs="Times New Roman"/>
          <w:color w:val="000000" w:themeColor="text1" w:themeTint="FF" w:themeShade="FF"/>
          <w:sz w:val="24"/>
          <w:szCs w:val="24"/>
          <w:lang w:eastAsia="en-US" w:bidi="ar-SA"/>
        </w:rPr>
        <w:t xml:space="preserve"> a simple visual way to assess whether the predicted probabilities align with the actual observed behavior across the entire range of responses, thereby increasing our confidence in the robustness of the findings.</w:t>
      </w:r>
    </w:p>
    <w:p w:rsidR="71E606B5" w:rsidP="22EC354F" w:rsidRDefault="71E606B5" w14:paraId="7BD53AA8" w14:textId="278B8D78">
      <w:pPr>
        <w:pStyle w:val="a1"/>
        <w:spacing w:line="276" w:lineRule="auto"/>
        <w:jc w:val="both"/>
      </w:pPr>
      <w:r w:rsidR="71E606B5">
        <w:drawing>
          <wp:inline wp14:editId="4A2A8337" wp14:anchorId="6FF09375">
            <wp:extent cx="5943600" cy="4286250"/>
            <wp:effectExtent l="0" t="0" r="0" b="0"/>
            <wp:docPr id="1560274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274247" name="Picture 1560274247"/>
                    <pic:cNvPicPr/>
                  </pic:nvPicPr>
                  <pic:blipFill>
                    <a:blip xmlns:r="http://schemas.openxmlformats.org/officeDocument/2006/relationships" r:embed="rId808958160">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r w:rsidRPr="22EC354F" w:rsidR="71E606B5">
        <w:rPr>
          <w:rFonts w:ascii="Times New Roman" w:hAnsi="Times New Roman" w:eastAsia="Arial Unicode MS" w:cs="Times New Roman"/>
          <w:i w:val="1"/>
          <w:iCs w:val="1"/>
          <w:color w:val="A7A7A7" w:themeColor="text2" w:themeTint="FF" w:themeShade="FF"/>
          <w:sz w:val="18"/>
          <w:szCs w:val="18"/>
          <w:lang w:eastAsia="en-US" w:bidi="ar-SA"/>
        </w:rPr>
        <w:t xml:space="preserve">Figure 12. </w:t>
      </w:r>
      <w:r w:rsidRPr="22EC354F" w:rsidR="114B5C88">
        <w:rPr>
          <w:rFonts w:ascii="Times New Roman" w:hAnsi="Times New Roman" w:eastAsia="Arial Unicode MS" w:cs="Times New Roman"/>
          <w:i w:val="1"/>
          <w:iCs w:val="1"/>
          <w:noProof w:val="0"/>
          <w:color w:val="A7A7A7" w:themeColor="text2" w:themeTint="FF" w:themeShade="FF"/>
          <w:sz w:val="18"/>
          <w:szCs w:val="18"/>
          <w:lang w:val="en-US" w:eastAsia="en-US" w:bidi="ar-SA"/>
        </w:rPr>
        <w:t>Binned residual diagnostic for the comparison between online-only and in-person-only worship (Catholic respondents, Wave 70).</w:t>
      </w:r>
    </w:p>
    <w:p w:rsidR="71E606B5" w:rsidP="22EC354F" w:rsidRDefault="71E606B5" w14:paraId="0955108C" w14:textId="5DBD868B">
      <w:pPr>
        <w:pStyle w:val="a1"/>
        <w:spacing w:line="276" w:lineRule="auto"/>
        <w:jc w:val="both"/>
        <w:rPr>
          <w:noProof w:val="0"/>
          <w:lang w:val="en-US"/>
        </w:rPr>
      </w:pPr>
      <w:r w:rsidR="71E606B5">
        <w:drawing>
          <wp:inline wp14:editId="667020E9" wp14:anchorId="3D2079D5">
            <wp:extent cx="5943600" cy="4286250"/>
            <wp:effectExtent l="0" t="0" r="0" b="0"/>
            <wp:docPr id="1827719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719678" name="Picture 1827719678"/>
                    <pic:cNvPicPr/>
                  </pic:nvPicPr>
                  <pic:blipFill>
                    <a:blip xmlns:r="http://schemas.openxmlformats.org/officeDocument/2006/relationships" r:embed="rId410722952">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r w:rsidRPr="22EC354F" w:rsidR="45926A2A">
        <w:rPr>
          <w:rFonts w:ascii="Times New Roman" w:hAnsi="Times New Roman" w:eastAsia="Arial Unicode MS" w:cs="Times New Roman"/>
          <w:i w:val="1"/>
          <w:iCs w:val="1"/>
          <w:noProof w:val="0"/>
          <w:color w:val="A7A7A7" w:themeColor="text2" w:themeTint="FF" w:themeShade="FF"/>
          <w:sz w:val="18"/>
          <w:szCs w:val="18"/>
          <w:lang w:val="en-US" w:eastAsia="en-US" w:bidi="ar-SA"/>
        </w:rPr>
        <w:t>Figure 13.</w:t>
      </w:r>
      <w:r>
        <w:br/>
      </w:r>
      <w:r w:rsidRPr="22EC354F" w:rsidR="45926A2A">
        <w:rPr>
          <w:rFonts w:ascii="Times New Roman" w:hAnsi="Times New Roman" w:eastAsia="Arial Unicode MS" w:cs="Times New Roman"/>
          <w:i w:val="1"/>
          <w:iCs w:val="1"/>
          <w:noProof w:val="0"/>
          <w:color w:val="A7A7A7" w:themeColor="text2" w:themeTint="FF" w:themeShade="FF"/>
          <w:sz w:val="18"/>
          <w:szCs w:val="18"/>
          <w:lang w:val="en-US" w:eastAsia="en-US" w:bidi="ar-SA"/>
        </w:rPr>
        <w:t xml:space="preserve"> </w:t>
      </w:r>
      <w:r w:rsidRPr="22EC354F" w:rsidR="45926A2A">
        <w:rPr>
          <w:rFonts w:ascii="Times New Roman" w:hAnsi="Times New Roman" w:eastAsia="Arial Unicode MS" w:cs="Times New Roman"/>
          <w:i w:val="1"/>
          <w:iCs w:val="1"/>
          <w:noProof w:val="0"/>
          <w:color w:val="A7A7A7" w:themeColor="text2" w:themeTint="FF" w:themeShade="FF"/>
          <w:sz w:val="18"/>
          <w:szCs w:val="18"/>
          <w:lang w:val="en-US" w:eastAsia="en-US" w:bidi="ar-SA"/>
        </w:rPr>
        <w:t>Binned residual diagnostic for the comparison between hybrid (both online and in-person) and in-person-only worship (Catholic respondents, Wave 70).</w:t>
      </w:r>
    </w:p>
    <w:p w:rsidR="76BD294B" w:rsidP="22EC354F" w:rsidRDefault="76BD294B" w14:paraId="43AD3486" w14:textId="32ABBF5E">
      <w:pPr>
        <w:pStyle w:val="a1"/>
        <w:spacing w:line="276" w:lineRule="auto"/>
        <w:jc w:val="both"/>
        <w:rPr>
          <w:rFonts w:ascii="Times New Roman" w:hAnsi="Times New Roman" w:eastAsia="Times New Roman" w:cs="Times New Roman"/>
          <w:noProof w:val="0"/>
          <w:lang w:val="en-US"/>
        </w:rPr>
      </w:pPr>
      <w:r w:rsidRPr="22EC354F" w:rsidR="76BD294B">
        <w:rPr>
          <w:rFonts w:ascii="Times New Roman" w:hAnsi="Times New Roman" w:eastAsia="Times New Roman" w:cs="Times New Roman"/>
          <w:noProof w:val="0"/>
          <w:color w:val="000000" w:themeColor="text1" w:themeTint="FF" w:themeShade="FF"/>
          <w:sz w:val="24"/>
          <w:szCs w:val="24"/>
          <w:lang w:val="en-US" w:eastAsia="en-US" w:bidi="ar-SA"/>
        </w:rPr>
        <w:t xml:space="preserve">When comparing purely online and hybrid worship methods </w:t>
      </w:r>
      <w:r w:rsidRPr="22EC354F" w:rsidR="76BD294B">
        <w:rPr>
          <w:rFonts w:ascii="Times New Roman" w:hAnsi="Times New Roman" w:eastAsia="Times New Roman" w:cs="Times New Roman"/>
          <w:noProof w:val="0"/>
          <w:color w:val="000000" w:themeColor="text1" w:themeTint="FF" w:themeShade="FF"/>
          <w:sz w:val="24"/>
          <w:szCs w:val="24"/>
          <w:lang w:val="en-US" w:eastAsia="en-US" w:bidi="ar-SA"/>
        </w:rPr>
        <w:t>with exclusively</w:t>
      </w:r>
      <w:r w:rsidRPr="22EC354F" w:rsidR="76BD294B">
        <w:rPr>
          <w:rFonts w:ascii="Times New Roman" w:hAnsi="Times New Roman" w:eastAsia="Times New Roman" w:cs="Times New Roman"/>
          <w:noProof w:val="0"/>
          <w:color w:val="000000" w:themeColor="text1" w:themeTint="FF" w:themeShade="FF"/>
          <w:sz w:val="24"/>
          <w:szCs w:val="24"/>
          <w:lang w:val="en-US" w:eastAsia="en-US" w:bidi="ar-SA"/>
        </w:rPr>
        <w:t xml:space="preserve"> in-person worship, the model tends to slightly underestimate the likelihood of people choosing online or hybrid methods, especially when the predicted probability is already high. This suggests that once people feel unsafe attending in-person worship, they tend to decisively switch to online worship rather than gradually changing their behavior. Overall, the model consistently captures these patterns and shows no signs of extreme errors or unstable results.</w:t>
      </w:r>
    </w:p>
    <w:p w:rsidR="22EC354F" w:rsidP="22EC354F" w:rsidRDefault="22EC354F" w14:paraId="65F5CFCE" w14:textId="46FF63B7">
      <w:pPr>
        <w:pStyle w:val="a1"/>
        <w:spacing w:line="276" w:lineRule="auto"/>
        <w:jc w:val="both"/>
        <w:rPr>
          <w:rFonts w:ascii="Times New Roman" w:hAnsi="Times New Roman" w:eastAsia="Times New Roman" w:cs="Times New Roman"/>
          <w:noProof w:val="0"/>
          <w:color w:val="000000" w:themeColor="text1" w:themeTint="FF" w:themeShade="FF"/>
          <w:sz w:val="24"/>
          <w:szCs w:val="24"/>
          <w:lang w:val="en-US" w:eastAsia="en-US" w:bidi="ar-SA"/>
        </w:rPr>
      </w:pPr>
    </w:p>
    <w:p w:rsidR="65254A11" w:rsidP="1F27946A" w:rsidRDefault="65254A11" w14:paraId="55411E1F" w14:textId="66B6DBF1">
      <w:pPr>
        <w:pStyle w:val="a1"/>
        <w:spacing w:line="276" w:lineRule="auto"/>
        <w:rPr>
          <w:rFonts w:ascii="Times New Roman" w:hAnsi="Times New Roman" w:eastAsia="Times New Roman" w:cs="Times New Roman"/>
        </w:rPr>
      </w:pPr>
      <w:r w:rsidRPr="22EC354F" w:rsidR="3012DB27">
        <w:rPr>
          <w:rFonts w:ascii="Times New Roman" w:hAnsi="Times New Roman" w:eastAsia="Times New Roman" w:cs="Times New Roman"/>
        </w:rPr>
        <w:t>3</w:t>
      </w:r>
      <w:r w:rsidRPr="22EC354F" w:rsidR="7E3260DA">
        <w:rPr>
          <w:rFonts w:ascii="Times New Roman" w:hAnsi="Times New Roman" w:eastAsia="Times New Roman" w:cs="Times New Roman"/>
        </w:rPr>
        <w:t>.</w:t>
      </w:r>
      <w:r w:rsidRPr="22EC354F" w:rsidR="48246833">
        <w:rPr>
          <w:rFonts w:ascii="Times New Roman" w:hAnsi="Times New Roman" w:eastAsia="Times New Roman" w:cs="Times New Roman"/>
        </w:rPr>
        <w:t xml:space="preserve"> These models are based on the variables </w:t>
      </w:r>
      <w:r w:rsidRPr="22EC354F" w:rsidR="539FEFD5">
        <w:rPr>
          <w:rFonts w:ascii="Times New Roman" w:hAnsi="Times New Roman" w:eastAsia="Times New Roman" w:cs="Times New Roman"/>
        </w:rPr>
        <w:t>the</w:t>
      </w:r>
      <w:r w:rsidRPr="22EC354F" w:rsidR="48246833">
        <w:rPr>
          <w:rFonts w:ascii="Times New Roman" w:hAnsi="Times New Roman" w:eastAsia="Times New Roman" w:cs="Times New Roman"/>
        </w:rPr>
        <w:t xml:space="preserve"> client </w:t>
      </w:r>
      <w:r w:rsidRPr="22EC354F" w:rsidR="2BAB56A4">
        <w:rPr>
          <w:rFonts w:ascii="Times New Roman" w:hAnsi="Times New Roman" w:eastAsia="Times New Roman" w:cs="Times New Roman"/>
        </w:rPr>
        <w:t>provides</w:t>
      </w:r>
      <w:r w:rsidRPr="22EC354F" w:rsidR="48246833">
        <w:rPr>
          <w:rFonts w:ascii="Times New Roman" w:hAnsi="Times New Roman" w:eastAsia="Times New Roman" w:cs="Times New Roman"/>
        </w:rPr>
        <w:t xml:space="preserve">. </w:t>
      </w:r>
      <w:r w:rsidRPr="22EC354F" w:rsidR="58D43D3D">
        <w:rPr>
          <w:rFonts w:ascii="Times New Roman" w:hAnsi="Times New Roman" w:eastAsia="Times New Roman" w:cs="Times New Roman"/>
        </w:rPr>
        <w:t>I</w:t>
      </w:r>
      <w:r w:rsidRPr="22EC354F" w:rsidR="48246833">
        <w:rPr>
          <w:rFonts w:ascii="Times New Roman" w:hAnsi="Times New Roman" w:eastAsia="Times New Roman" w:cs="Times New Roman"/>
        </w:rPr>
        <w:t>n wave 84, some</w:t>
      </w:r>
      <w:r w:rsidRPr="22EC354F" w:rsidR="7CF59D5C">
        <w:rPr>
          <w:rFonts w:ascii="Times New Roman" w:hAnsi="Times New Roman" w:eastAsia="Times New Roman" w:cs="Times New Roman"/>
        </w:rPr>
        <w:t xml:space="preserve"> </w:t>
      </w:r>
      <w:r w:rsidRPr="22EC354F" w:rsidR="03B07811">
        <w:rPr>
          <w:rFonts w:ascii="Times New Roman" w:hAnsi="Times New Roman" w:eastAsia="Times New Roman" w:cs="Times New Roman"/>
        </w:rPr>
        <w:t>va</w:t>
      </w:r>
      <w:r w:rsidRPr="22EC354F" w:rsidR="62C17FCE">
        <w:rPr>
          <w:rFonts w:ascii="Times New Roman" w:hAnsi="Times New Roman" w:eastAsia="Times New Roman" w:cs="Times New Roman"/>
        </w:rPr>
        <w:t>riab</w:t>
      </w:r>
      <w:r w:rsidRPr="22EC354F" w:rsidR="03B07811">
        <w:rPr>
          <w:rFonts w:ascii="Times New Roman" w:hAnsi="Times New Roman" w:eastAsia="Times New Roman" w:cs="Times New Roman"/>
        </w:rPr>
        <w:t xml:space="preserve">les are different from the </w:t>
      </w:r>
      <w:r w:rsidRPr="22EC354F" w:rsidR="68B1EC10">
        <w:rPr>
          <w:rFonts w:ascii="Times New Roman" w:hAnsi="Times New Roman" w:eastAsia="Times New Roman" w:cs="Times New Roman"/>
        </w:rPr>
        <w:t>variables</w:t>
      </w:r>
      <w:r w:rsidRPr="22EC354F" w:rsidR="03B07811">
        <w:rPr>
          <w:rFonts w:ascii="Times New Roman" w:hAnsi="Times New Roman" w:eastAsia="Times New Roman" w:cs="Times New Roman"/>
        </w:rPr>
        <w:t xml:space="preserve"> in wave 70, so some variables are missing in wave 84. </w:t>
      </w:r>
    </w:p>
    <w:p w:rsidR="135BFA4A" w:rsidP="1F27946A" w:rsidRDefault="135BFA4A" w14:paraId="4C7767A5" w14:textId="5FBDDE8D">
      <w:pPr>
        <w:pStyle w:val="a1"/>
        <w:spacing w:line="276" w:lineRule="auto"/>
        <w:rPr>
          <w:rFonts w:ascii="Times New Roman" w:hAnsi="Times New Roman" w:eastAsia="Times New Roman" w:cs="Times New Roman"/>
        </w:rPr>
      </w:pPr>
      <w:r w:rsidRPr="22EC354F" w:rsidR="65734F1F">
        <w:rPr>
          <w:rFonts w:ascii="Times New Roman" w:hAnsi="Times New Roman" w:eastAsia="Times New Roman" w:cs="Times New Roman"/>
        </w:rPr>
        <w:t xml:space="preserve">Interpretation of coefficients: Take the exponential of the column </w:t>
      </w:r>
      <w:r w:rsidRPr="22EC354F" w:rsidR="65734F1F">
        <w:rPr>
          <w:rFonts w:ascii="Times New Roman" w:hAnsi="Times New Roman" w:eastAsia="Times New Roman" w:cs="Times New Roman"/>
          <w:i w:val="1"/>
          <w:iCs w:val="1"/>
        </w:rPr>
        <w:t>“Estimate”</w:t>
      </w:r>
      <w:r w:rsidRPr="22EC354F" w:rsidR="65734F1F">
        <w:rPr>
          <w:rFonts w:ascii="Times New Roman" w:hAnsi="Times New Roman" w:eastAsia="Times New Roman" w:cs="Times New Roman"/>
        </w:rPr>
        <w:t xml:space="preserve"> to obtain the </w:t>
      </w:r>
      <w:r w:rsidRPr="22EC354F" w:rsidR="65734F1F">
        <w:rPr>
          <w:rFonts w:ascii="Times New Roman" w:hAnsi="Times New Roman" w:eastAsia="Times New Roman" w:cs="Times New Roman"/>
          <w:b w:val="1"/>
          <w:bCs w:val="1"/>
        </w:rPr>
        <w:t>odds ratio</w:t>
      </w:r>
      <w:r w:rsidRPr="22EC354F" w:rsidR="65734F1F">
        <w:rPr>
          <w:rFonts w:ascii="Times New Roman" w:hAnsi="Times New Roman" w:eastAsia="Times New Roman" w:cs="Times New Roman"/>
        </w:rPr>
        <w:t>, which represents how many times more (or less) likely respondents with each answer are to choose a given attendance mode relative to the baseline category.</w:t>
      </w:r>
    </w:p>
    <w:p w:rsidR="22EC354F" w:rsidP="22EC354F" w:rsidRDefault="22EC354F" w14:paraId="72559F7E" w14:textId="2B7A64CB">
      <w:pPr>
        <w:pStyle w:val="a1"/>
        <w:spacing w:line="276" w:lineRule="auto"/>
        <w:jc w:val="both"/>
        <w:rPr>
          <w:rFonts w:ascii="Times New Roman" w:hAnsi="Times New Roman" w:eastAsia="Times New Roman" w:cs="Times New Roman"/>
          <w:u w:val="single"/>
        </w:rPr>
      </w:pPr>
    </w:p>
    <w:p w:rsidR="6F0A22AF" w:rsidP="6F0F9380" w:rsidRDefault="6F0A22AF" w14:paraId="4D3F1496" w14:textId="0172A94A">
      <w:pPr>
        <w:pStyle w:val="a1"/>
        <w:spacing w:line="276" w:lineRule="auto"/>
        <w:jc w:val="both"/>
        <w:rPr>
          <w:rFonts w:ascii="Times New Roman" w:hAnsi="Times New Roman" w:eastAsia="Times New Roman" w:cs="Times New Roman"/>
          <w:u w:val="single"/>
        </w:rPr>
      </w:pPr>
      <w:r w:rsidRPr="6F0F9380">
        <w:rPr>
          <w:rFonts w:ascii="Times New Roman" w:hAnsi="Times New Roman" w:eastAsia="Times New Roman" w:cs="Times New Roman"/>
          <w:u w:val="single"/>
        </w:rPr>
        <w:t>Multinomial regression model summary for Catholics in wave 70</w:t>
      </w:r>
    </w:p>
    <w:p w:rsidR="00B21F25" w:rsidP="22EC354F" w:rsidRDefault="43CB426E" w14:paraId="122E1B1F" w14:textId="78AAC3E3">
      <w:pPr>
        <w:pStyle w:val="a1"/>
        <w:spacing w:after="0" w:afterAutospacing="off"/>
        <w:rPr>
          <w:rFonts w:ascii="Courier New" w:hAnsi="Courier New" w:eastAsia="Courier New" w:cs="Courier New"/>
          <w:color w:val="000000" w:themeColor="text1" w:themeTint="FF" w:themeShade="FF"/>
          <w:sz w:val="19"/>
          <w:szCs w:val="19"/>
        </w:rPr>
      </w:pPr>
      <w:r>
        <w:br/>
      </w:r>
      <w:r w:rsidRPr="22EC354F" w:rsidR="74C7576E">
        <w:rPr>
          <w:rFonts w:ascii="Courier New" w:hAnsi="Courier New" w:eastAsia="Courier New" w:cs="Courier New"/>
          <w:color w:val="000000" w:themeColor="text1" w:themeTint="FF" w:themeShade="FF"/>
          <w:sz w:val="19"/>
          <w:szCs w:val="19"/>
        </w:rPr>
        <w:t xml:space="preserve">   </w:t>
      </w:r>
      <w:r w:rsidRPr="22EC354F" w:rsidR="74C7576E">
        <w:rPr>
          <w:rFonts w:ascii="Courier New" w:hAnsi="Courier New" w:eastAsia="Courier New" w:cs="Courier New"/>
          <w:b w:val="1"/>
          <w:bCs w:val="1"/>
          <w:color w:val="000000" w:themeColor="text1" w:themeTint="FF" w:themeShade="FF"/>
          <w:sz w:val="19"/>
          <w:szCs w:val="19"/>
        </w:rPr>
        <w:t>y.level</w:t>
      </w:r>
      <w:r w:rsidRPr="22EC354F" w:rsidR="2206FC28">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000000" w:themeColor="text1" w:themeTint="FF" w:themeShade="FF"/>
          <w:sz w:val="19"/>
          <w:szCs w:val="19"/>
        </w:rPr>
        <w:t xml:space="preserve">  term</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estimate</w:t>
      </w:r>
      <w:r>
        <w:tab/>
      </w:r>
      <w:r w:rsidRPr="22EC354F" w:rsidR="74C7576E">
        <w:rPr>
          <w:rFonts w:ascii="Courier New" w:hAnsi="Courier New" w:eastAsia="Courier New" w:cs="Courier New"/>
          <w:color w:val="000000" w:themeColor="text1" w:themeTint="FF" w:themeShade="FF"/>
          <w:sz w:val="19"/>
          <w:szCs w:val="19"/>
        </w:rPr>
        <w:t>std.error</w:t>
      </w:r>
      <w:r>
        <w:tab/>
      </w:r>
      <w:r w:rsidRPr="22EC354F" w:rsidR="74C7576E">
        <w:rPr>
          <w:rFonts w:ascii="Courier New" w:hAnsi="Courier New" w:eastAsia="Courier New" w:cs="Courier New"/>
          <w:color w:val="000000" w:themeColor="text1" w:themeTint="FF" w:themeShade="FF"/>
          <w:sz w:val="19"/>
          <w:szCs w:val="19"/>
        </w:rPr>
        <w:t>statistic</w:t>
      </w:r>
      <w:r>
        <w:tab/>
      </w:r>
      <w:r w:rsidRPr="22EC354F" w:rsidR="74C7576E">
        <w:rPr>
          <w:rFonts w:ascii="Courier New" w:hAnsi="Courier New" w:eastAsia="Courier New" w:cs="Courier New"/>
          <w:color w:val="000000" w:themeColor="text1" w:themeTint="FF" w:themeShade="FF"/>
          <w:sz w:val="19"/>
          <w:szCs w:val="19"/>
        </w:rPr>
        <w:t>p.value</w:t>
      </w:r>
      <w:r>
        <w:br/>
      </w:r>
      <w:r w:rsidRPr="22EC354F" w:rsidR="74C7576E">
        <w:rPr>
          <w:rFonts w:ascii="Courier New" w:hAnsi="Courier New" w:eastAsia="Courier New" w:cs="Courier New"/>
          <w:color w:val="000000" w:themeColor="text1" w:themeTint="FF" w:themeShade="FF"/>
          <w:sz w:val="19"/>
          <w:szCs w:val="19"/>
        </w:rPr>
        <w:t xml:space="preserve">   </w:t>
      </w:r>
      <w:r w:rsidRPr="22EC354F" w:rsidR="0A045265">
        <w:rPr>
          <w:rFonts w:ascii="Courier New" w:hAnsi="Courier New" w:eastAsia="Courier New" w:cs="Courier New"/>
          <w:b w:val="1"/>
          <w:bCs w:val="1"/>
          <w:color w:val="000000" w:themeColor="text1" w:themeTint="FF" w:themeShade="FF"/>
          <w:sz w:val="19"/>
          <w:szCs w:val="19"/>
        </w:rPr>
        <w:t>Online only</w:t>
      </w:r>
      <w:r>
        <w:br/>
      </w:r>
      <w:r w:rsidRPr="22EC354F" w:rsidR="74C7576E">
        <w:rPr>
          <w:rFonts w:ascii="Courier New" w:hAnsi="Courier New" w:eastAsia="Courier New" w:cs="Courier New"/>
          <w:color w:val="BCBCBC"/>
          <w:sz w:val="19"/>
          <w:szCs w:val="19"/>
        </w:rPr>
        <w:t xml:space="preserve"> 1</w:t>
      </w:r>
      <w:r w:rsidRPr="22EC354F" w:rsidR="74C7576E">
        <w:rPr>
          <w:rFonts w:ascii="Courier New" w:hAnsi="Courier New" w:eastAsia="Courier New" w:cs="Courier New"/>
          <w:color w:val="000000" w:themeColor="text1" w:themeTint="FF" w:themeShade="FF"/>
          <w:sz w:val="19"/>
          <w:szCs w:val="19"/>
        </w:rPr>
        <w:t xml:space="preserve"> (Intercept)</w:t>
      </w:r>
      <w:r>
        <w:tab/>
      </w:r>
      <w:r>
        <w:tab/>
      </w:r>
      <w:r>
        <w:tab/>
      </w:r>
      <w:r w:rsidRPr="22EC354F" w:rsidR="74C7576E">
        <w:rPr>
          <w:rFonts w:ascii="Courier New" w:hAnsi="Courier New" w:eastAsia="Courier New" w:cs="Courier New"/>
          <w:color w:val="000000" w:themeColor="text1" w:themeTint="FF" w:themeShade="FF"/>
          <w:sz w:val="19"/>
          <w:szCs w:val="19"/>
        </w:rPr>
        <w:t xml:space="preserve">1.65   </w:t>
      </w:r>
      <w:r>
        <w:tab/>
      </w:r>
      <w:r w:rsidRPr="22EC354F" w:rsidR="74C7576E">
        <w:rPr>
          <w:rFonts w:ascii="Courier New" w:hAnsi="Courier New" w:eastAsia="Courier New" w:cs="Courier New"/>
          <w:color w:val="000000" w:themeColor="text1" w:themeTint="FF" w:themeShade="FF"/>
          <w:sz w:val="19"/>
          <w:szCs w:val="19"/>
        </w:rPr>
        <w:t>0.334</w:t>
      </w:r>
      <w:r>
        <w:tab/>
      </w:r>
      <w:r>
        <w:tab/>
      </w:r>
      <w:r w:rsidRPr="22EC354F" w:rsidR="74C7576E">
        <w:rPr>
          <w:rFonts w:ascii="Courier New" w:hAnsi="Courier New" w:eastAsia="Courier New" w:cs="Courier New"/>
          <w:color w:val="000000" w:themeColor="text1" w:themeTint="FF" w:themeShade="FF"/>
          <w:sz w:val="19"/>
          <w:szCs w:val="19"/>
        </w:rPr>
        <w:t>4.93</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0.000</w:t>
      </w:r>
      <w:r w:rsidRPr="22EC354F" w:rsidR="74C7576E">
        <w:rPr>
          <w:rFonts w:ascii="Courier New" w:hAnsi="Courier New" w:eastAsia="Courier New" w:cs="Courier New"/>
          <w:color w:val="000000" w:themeColor="text1" w:themeTint="FF" w:themeShade="FF"/>
          <w:sz w:val="19"/>
          <w:szCs w:val="19"/>
          <w:u w:val="single"/>
        </w:rPr>
        <w:t>000</w:t>
      </w:r>
      <w:r w:rsidRPr="22EC354F" w:rsidR="74C7576E">
        <w:rPr>
          <w:rFonts w:ascii="Courier New" w:hAnsi="Courier New" w:eastAsia="Courier New" w:cs="Courier New"/>
          <w:color w:val="000000" w:themeColor="text1" w:themeTint="FF" w:themeShade="FF"/>
          <w:sz w:val="19"/>
          <w:szCs w:val="19"/>
        </w:rPr>
        <w:t>821</w:t>
      </w:r>
    </w:p>
    <w:p w:rsidR="00B21F25" w:rsidP="22EC354F" w:rsidRDefault="43CB426E" w14:paraId="14274BD9" w14:textId="53D99601">
      <w:pPr>
        <w:pStyle w:val="a1"/>
        <w:spacing w:after="0" w:afterAutospacing="off"/>
        <w:rPr>
          <w:rFonts w:ascii="Courier New" w:hAnsi="Courier New" w:eastAsia="Courier New" w:cs="Courier New"/>
          <w:color w:val="000000" w:themeColor="text1"/>
          <w:sz w:val="19"/>
          <w:szCs w:val="19"/>
        </w:rPr>
      </w:pPr>
      <w:r w:rsidRPr="22EC354F" w:rsidR="4FD8672D">
        <w:rPr>
          <w:rFonts w:ascii="Courier New" w:hAnsi="Courier New" w:eastAsia="Courier New" w:cs="Courier New"/>
          <w:noProof w:val="0"/>
          <w:color w:val="BCBCBC"/>
          <w:sz w:val="19"/>
          <w:szCs w:val="19"/>
          <w:lang w:val="en-US"/>
        </w:rPr>
        <w:t xml:space="preserve"> 2</w:t>
      </w:r>
      <w:r w:rsidRPr="22EC354F" w:rsidR="4FD8672D">
        <w:rPr>
          <w:rFonts w:ascii="Courier New" w:hAnsi="Courier New" w:eastAsia="Courier New" w:cs="Courier New"/>
          <w:noProof w:val="0"/>
          <w:color w:val="000000" w:themeColor="text1" w:themeTint="FF" w:themeShade="FF"/>
          <w:sz w:val="19"/>
          <w:szCs w:val="19"/>
          <w:lang w:val="en-US"/>
        </w:rPr>
        <w:t xml:space="preserve"> ATTENDCONF_W702      </w:t>
      </w:r>
      <w:r>
        <w:tab/>
      </w:r>
      <w:r w:rsidRPr="22EC354F" w:rsidR="4FD8672D">
        <w:rPr>
          <w:rFonts w:ascii="Courier New" w:hAnsi="Courier New" w:eastAsia="Courier New" w:cs="Courier New"/>
          <w:noProof w:val="0"/>
          <w:color w:val="000000" w:themeColor="text1" w:themeTint="FF" w:themeShade="FF"/>
          <w:sz w:val="19"/>
          <w:szCs w:val="19"/>
          <w:lang w:val="en-US"/>
        </w:rPr>
        <w:t xml:space="preserve"> </w:t>
      </w:r>
      <w:r>
        <w:tab/>
      </w:r>
      <w:r w:rsidRPr="22EC354F" w:rsidR="4FD8672D">
        <w:rPr>
          <w:rFonts w:ascii="Courier New" w:hAnsi="Courier New" w:eastAsia="Courier New" w:cs="Courier New"/>
          <w:noProof w:val="0"/>
          <w:color w:val="000000" w:themeColor="text1" w:themeTint="FF" w:themeShade="FF"/>
          <w:sz w:val="19"/>
          <w:szCs w:val="19"/>
          <w:lang w:val="en-US"/>
        </w:rPr>
        <w:t xml:space="preserve">1.65   </w:t>
      </w:r>
      <w:r>
        <w:tab/>
      </w:r>
      <w:r w:rsidRPr="22EC354F" w:rsidR="4FD8672D">
        <w:rPr>
          <w:rFonts w:ascii="Courier New" w:hAnsi="Courier New" w:eastAsia="Courier New" w:cs="Courier New"/>
          <w:noProof w:val="0"/>
          <w:color w:val="000000" w:themeColor="text1" w:themeTint="FF" w:themeShade="FF"/>
          <w:sz w:val="19"/>
          <w:szCs w:val="19"/>
          <w:lang w:val="en-US"/>
        </w:rPr>
        <w:t>0.334</w:t>
      </w:r>
      <w:r>
        <w:tab/>
      </w:r>
      <w:r>
        <w:tab/>
      </w:r>
      <w:r w:rsidRPr="22EC354F" w:rsidR="4FD8672D">
        <w:rPr>
          <w:rFonts w:ascii="Courier New" w:hAnsi="Courier New" w:eastAsia="Courier New" w:cs="Courier New"/>
          <w:noProof w:val="0"/>
          <w:color w:val="000000" w:themeColor="text1" w:themeTint="FF" w:themeShade="FF"/>
          <w:sz w:val="19"/>
          <w:szCs w:val="19"/>
          <w:lang w:val="en-US"/>
        </w:rPr>
        <w:t>4.93</w:t>
      </w:r>
      <w:r w:rsidRPr="22EC354F" w:rsidR="4FD8672D">
        <w:rPr>
          <w:rFonts w:ascii="Courier New" w:hAnsi="Courier New" w:eastAsia="Courier New" w:cs="Courier New"/>
          <w:noProof w:val="0"/>
          <w:color w:val="949494"/>
          <w:sz w:val="19"/>
          <w:szCs w:val="19"/>
          <w:lang w:val="en-US"/>
        </w:rPr>
        <w:t>e</w:t>
      </w:r>
      <w:r w:rsidRPr="22EC354F" w:rsidR="4FD8672D">
        <w:rPr>
          <w:rFonts w:ascii="Courier New" w:hAnsi="Courier New" w:eastAsia="Courier New" w:cs="Courier New"/>
          <w:noProof w:val="0"/>
          <w:color w:val="000000" w:themeColor="text1" w:themeTint="FF" w:themeShade="FF"/>
          <w:sz w:val="19"/>
          <w:szCs w:val="19"/>
          <w:lang w:val="en-US"/>
        </w:rPr>
        <w:t xml:space="preserve">+0 </w:t>
      </w:r>
      <w:r>
        <w:tab/>
      </w:r>
      <w:r w:rsidRPr="22EC354F" w:rsidR="4FD8672D">
        <w:rPr>
          <w:rFonts w:ascii="Courier New" w:hAnsi="Courier New" w:eastAsia="Courier New" w:cs="Courier New"/>
          <w:noProof w:val="0"/>
          <w:color w:val="000000" w:themeColor="text1" w:themeTint="FF" w:themeShade="FF"/>
          <w:sz w:val="19"/>
          <w:szCs w:val="19"/>
          <w:lang w:val="en-US"/>
        </w:rPr>
        <w:t>0.000</w:t>
      </w:r>
      <w:r w:rsidRPr="22EC354F" w:rsidR="4FD8672D">
        <w:rPr>
          <w:rFonts w:ascii="Courier New" w:hAnsi="Courier New" w:eastAsia="Courier New" w:cs="Courier New"/>
          <w:strike w:val="0"/>
          <w:dstrike w:val="0"/>
          <w:noProof w:val="0"/>
          <w:color w:val="000000" w:themeColor="text1" w:themeTint="FF" w:themeShade="FF"/>
          <w:sz w:val="19"/>
          <w:szCs w:val="19"/>
          <w:u w:val="single"/>
          <w:lang w:val="en-US"/>
        </w:rPr>
        <w:t>000</w:t>
      </w:r>
      <w:r w:rsidRPr="22EC354F" w:rsidR="4FD8672D">
        <w:rPr>
          <w:rFonts w:ascii="Courier New" w:hAnsi="Courier New" w:eastAsia="Courier New" w:cs="Courier New"/>
          <w:noProof w:val="0"/>
          <w:color w:val="000000" w:themeColor="text1" w:themeTint="FF" w:themeShade="FF"/>
          <w:sz w:val="19"/>
          <w:szCs w:val="19"/>
          <w:lang w:val="en-US"/>
        </w:rPr>
        <w:t>821</w:t>
      </w:r>
      <w:r>
        <w:br/>
      </w:r>
      <w:r w:rsidRPr="22EC354F" w:rsidR="4FD8672D">
        <w:rPr>
          <w:rFonts w:ascii="Courier New" w:hAnsi="Courier New" w:eastAsia="Courier New" w:cs="Courier New"/>
          <w:noProof w:val="0"/>
          <w:color w:val="BCBCBC"/>
          <w:sz w:val="19"/>
          <w:szCs w:val="19"/>
          <w:lang w:val="en-US"/>
        </w:rPr>
        <w:t xml:space="preserve"> 3</w:t>
      </w:r>
      <w:r w:rsidRPr="22EC354F" w:rsidR="4FD8672D">
        <w:rPr>
          <w:rFonts w:ascii="Courier New" w:hAnsi="Courier New" w:eastAsia="Courier New" w:cs="Courier New"/>
          <w:noProof w:val="0"/>
          <w:color w:val="000000" w:themeColor="text1" w:themeTint="FF" w:themeShade="FF"/>
          <w:sz w:val="19"/>
          <w:szCs w:val="19"/>
          <w:lang w:val="en-US"/>
        </w:rPr>
        <w:t xml:space="preserve"> ATTENDCONF_W703       </w:t>
      </w:r>
      <w:r>
        <w:tab/>
      </w:r>
      <w:r w:rsidRPr="22EC354F" w:rsidR="4FD8672D">
        <w:rPr>
          <w:rFonts w:ascii="Courier New" w:hAnsi="Courier New" w:eastAsia="Courier New" w:cs="Courier New"/>
          <w:noProof w:val="0"/>
          <w:color w:val="000000" w:themeColor="text1" w:themeTint="FF" w:themeShade="FF"/>
          <w:sz w:val="19"/>
          <w:szCs w:val="19"/>
          <w:lang w:val="en-US"/>
        </w:rPr>
        <w:t xml:space="preserve"> </w:t>
      </w:r>
      <w:r>
        <w:tab/>
      </w:r>
      <w:r w:rsidRPr="22EC354F" w:rsidR="4FD8672D">
        <w:rPr>
          <w:rFonts w:ascii="Courier New" w:hAnsi="Courier New" w:eastAsia="Courier New" w:cs="Courier New"/>
          <w:noProof w:val="0"/>
          <w:color w:val="000000" w:themeColor="text1" w:themeTint="FF" w:themeShade="FF"/>
          <w:sz w:val="19"/>
          <w:szCs w:val="19"/>
          <w:lang w:val="en-US"/>
        </w:rPr>
        <w:t xml:space="preserve">2.98  </w:t>
      </w:r>
      <w:r>
        <w:tab/>
      </w:r>
      <w:r>
        <w:tab/>
      </w:r>
      <w:r w:rsidRPr="22EC354F" w:rsidR="4FD8672D">
        <w:rPr>
          <w:rFonts w:ascii="Courier New" w:hAnsi="Courier New" w:eastAsia="Courier New" w:cs="Courier New"/>
          <w:noProof w:val="0"/>
          <w:color w:val="000000" w:themeColor="text1" w:themeTint="FF" w:themeShade="FF"/>
          <w:sz w:val="19"/>
          <w:szCs w:val="19"/>
          <w:lang w:val="en-US"/>
        </w:rPr>
        <w:t>0.590</w:t>
      </w:r>
      <w:r>
        <w:tab/>
      </w:r>
      <w:r>
        <w:tab/>
      </w:r>
      <w:r w:rsidRPr="22EC354F" w:rsidR="4FD8672D">
        <w:rPr>
          <w:rFonts w:ascii="Courier New" w:hAnsi="Courier New" w:eastAsia="Courier New" w:cs="Courier New"/>
          <w:noProof w:val="0"/>
          <w:color w:val="000000" w:themeColor="text1" w:themeTint="FF" w:themeShade="FF"/>
          <w:sz w:val="19"/>
          <w:szCs w:val="19"/>
          <w:lang w:val="en-US"/>
        </w:rPr>
        <w:t>5.05</w:t>
      </w:r>
      <w:r w:rsidRPr="22EC354F" w:rsidR="4FD8672D">
        <w:rPr>
          <w:rFonts w:ascii="Courier New" w:hAnsi="Courier New" w:eastAsia="Courier New" w:cs="Courier New"/>
          <w:noProof w:val="0"/>
          <w:color w:val="949494"/>
          <w:sz w:val="19"/>
          <w:szCs w:val="19"/>
          <w:lang w:val="en-US"/>
        </w:rPr>
        <w:t>e</w:t>
      </w:r>
      <w:r w:rsidRPr="22EC354F" w:rsidR="4FD8672D">
        <w:rPr>
          <w:rFonts w:ascii="Courier New" w:hAnsi="Courier New" w:eastAsia="Courier New" w:cs="Courier New"/>
          <w:noProof w:val="0"/>
          <w:color w:val="000000" w:themeColor="text1" w:themeTint="FF" w:themeShade="FF"/>
          <w:sz w:val="19"/>
          <w:szCs w:val="19"/>
          <w:lang w:val="en-US"/>
        </w:rPr>
        <w:t xml:space="preserve">+0 </w:t>
      </w:r>
      <w:r>
        <w:tab/>
      </w:r>
      <w:r w:rsidRPr="22EC354F" w:rsidR="4FD8672D">
        <w:rPr>
          <w:rFonts w:ascii="Courier New" w:hAnsi="Courier New" w:eastAsia="Courier New" w:cs="Courier New"/>
          <w:noProof w:val="0"/>
          <w:color w:val="000000" w:themeColor="text1" w:themeTint="FF" w:themeShade="FF"/>
          <w:sz w:val="19"/>
          <w:szCs w:val="19"/>
          <w:lang w:val="en-US"/>
        </w:rPr>
        <w:t>0.000</w:t>
      </w:r>
      <w:r w:rsidRPr="22EC354F" w:rsidR="4FD8672D">
        <w:rPr>
          <w:rFonts w:ascii="Courier New" w:hAnsi="Courier New" w:eastAsia="Courier New" w:cs="Courier New"/>
          <w:strike w:val="0"/>
          <w:dstrike w:val="0"/>
          <w:noProof w:val="0"/>
          <w:color w:val="000000" w:themeColor="text1" w:themeTint="FF" w:themeShade="FF"/>
          <w:sz w:val="19"/>
          <w:szCs w:val="19"/>
          <w:u w:val="single"/>
          <w:lang w:val="en-US"/>
        </w:rPr>
        <w:t>000</w:t>
      </w:r>
      <w:r w:rsidRPr="22EC354F" w:rsidR="4FD8672D">
        <w:rPr>
          <w:rFonts w:ascii="Courier New" w:hAnsi="Courier New" w:eastAsia="Courier New" w:cs="Courier New"/>
          <w:noProof w:val="0"/>
          <w:color w:val="000000" w:themeColor="text1" w:themeTint="FF" w:themeShade="FF"/>
          <w:sz w:val="19"/>
          <w:szCs w:val="19"/>
          <w:lang w:val="en-US"/>
        </w:rPr>
        <w:t>451</w:t>
      </w:r>
      <w:r>
        <w:br/>
      </w:r>
      <w:r w:rsidRPr="22EC354F" w:rsidR="4FD8672D">
        <w:rPr>
          <w:rFonts w:ascii="Courier New" w:hAnsi="Courier New" w:eastAsia="Courier New" w:cs="Courier New"/>
          <w:noProof w:val="0"/>
          <w:color w:val="BCBCBC"/>
          <w:sz w:val="19"/>
          <w:szCs w:val="19"/>
          <w:lang w:val="en-US"/>
        </w:rPr>
        <w:t xml:space="preserve"> 4</w:t>
      </w:r>
      <w:r w:rsidRPr="22EC354F" w:rsidR="4FD8672D">
        <w:rPr>
          <w:rFonts w:ascii="Courier New" w:hAnsi="Courier New" w:eastAsia="Courier New" w:cs="Courier New"/>
          <w:noProof w:val="0"/>
          <w:color w:val="000000" w:themeColor="text1" w:themeTint="FF" w:themeShade="FF"/>
          <w:sz w:val="19"/>
          <w:szCs w:val="19"/>
          <w:lang w:val="en-US"/>
        </w:rPr>
        <w:t xml:space="preserve"> ATTENDCONF_W704      </w:t>
      </w:r>
      <w:r>
        <w:tab/>
      </w:r>
      <w:r>
        <w:tab/>
      </w:r>
      <w:r w:rsidRPr="22EC354F" w:rsidR="4FD8672D">
        <w:rPr>
          <w:rFonts w:ascii="Courier New" w:hAnsi="Courier New" w:eastAsia="Courier New" w:cs="Courier New"/>
          <w:noProof w:val="0"/>
          <w:color w:val="000000" w:themeColor="text1" w:themeTint="FF" w:themeShade="FF"/>
          <w:sz w:val="19"/>
          <w:szCs w:val="19"/>
          <w:lang w:val="en-US"/>
        </w:rPr>
        <w:t xml:space="preserve">15.9  </w:t>
      </w:r>
      <w:r>
        <w:tab/>
      </w:r>
      <w:r>
        <w:tab/>
      </w:r>
      <w:r w:rsidRPr="22EC354F" w:rsidR="4FD8672D">
        <w:rPr>
          <w:rFonts w:ascii="Courier New" w:hAnsi="Courier New" w:eastAsia="Courier New" w:cs="Courier New"/>
          <w:noProof w:val="0"/>
          <w:color w:val="000000" w:themeColor="text1" w:themeTint="FF" w:themeShade="FF"/>
          <w:sz w:val="19"/>
          <w:szCs w:val="19"/>
          <w:lang w:val="en-US"/>
        </w:rPr>
        <w:t>2.66e-7</w:t>
      </w:r>
      <w:r>
        <w:tab/>
      </w:r>
      <w:r w:rsidRPr="22EC354F" w:rsidR="4FD8672D">
        <w:rPr>
          <w:rFonts w:ascii="Courier New" w:hAnsi="Courier New" w:eastAsia="Courier New" w:cs="Courier New"/>
          <w:noProof w:val="0"/>
          <w:color w:val="000000" w:themeColor="text1" w:themeTint="FF" w:themeShade="FF"/>
          <w:sz w:val="19"/>
          <w:szCs w:val="19"/>
          <w:lang w:val="en-US"/>
        </w:rPr>
        <w:t>5.97</w:t>
      </w:r>
      <w:r w:rsidRPr="22EC354F" w:rsidR="4FD8672D">
        <w:rPr>
          <w:rFonts w:ascii="Courier New" w:hAnsi="Courier New" w:eastAsia="Courier New" w:cs="Courier New"/>
          <w:noProof w:val="0"/>
          <w:color w:val="949494"/>
          <w:sz w:val="19"/>
          <w:szCs w:val="19"/>
          <w:lang w:val="en-US"/>
        </w:rPr>
        <w:t>e</w:t>
      </w:r>
      <w:r w:rsidRPr="22EC354F" w:rsidR="4FD8672D">
        <w:rPr>
          <w:rFonts w:ascii="Courier New" w:hAnsi="Courier New" w:eastAsia="Courier New" w:cs="Courier New"/>
          <w:noProof w:val="0"/>
          <w:color w:val="000000" w:themeColor="text1" w:themeTint="FF" w:themeShade="FF"/>
          <w:sz w:val="19"/>
          <w:szCs w:val="19"/>
          <w:lang w:val="en-US"/>
        </w:rPr>
        <w:t xml:space="preserve">+7 </w:t>
      </w:r>
      <w:r>
        <w:tab/>
      </w:r>
      <w:r w:rsidRPr="22EC354F" w:rsidR="4FD8672D">
        <w:rPr>
          <w:rFonts w:ascii="Courier New" w:hAnsi="Courier New" w:eastAsia="Courier New" w:cs="Courier New"/>
          <w:noProof w:val="0"/>
          <w:color w:val="000000" w:themeColor="text1" w:themeTint="FF" w:themeShade="FF"/>
          <w:sz w:val="19"/>
          <w:szCs w:val="19"/>
          <w:lang w:val="en-US"/>
        </w:rPr>
        <w:t xml:space="preserve">0          </w:t>
      </w:r>
      <w:r>
        <w:br/>
      </w:r>
      <w:r w:rsidRPr="22EC354F" w:rsidR="74C7576E">
        <w:rPr>
          <w:rFonts w:ascii="Courier New" w:hAnsi="Courier New" w:eastAsia="Courier New" w:cs="Courier New"/>
          <w:color w:val="BCBCBC"/>
          <w:sz w:val="19"/>
          <w:szCs w:val="19"/>
        </w:rPr>
        <w:t xml:space="preserve"> 5</w:t>
      </w:r>
      <w:r w:rsidRPr="22EC354F" w:rsidR="74C7576E">
        <w:rPr>
          <w:rFonts w:ascii="Courier New" w:hAnsi="Courier New" w:eastAsia="Courier New" w:cs="Courier New"/>
          <w:color w:val="000000" w:themeColor="text1" w:themeTint="FF" w:themeShade="FF"/>
          <w:sz w:val="19"/>
          <w:szCs w:val="19"/>
        </w:rPr>
        <w:t xml:space="preserve"> COVIDCONG3_W70</w:t>
      </w:r>
      <w:r>
        <w:tab/>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0.626</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0.602</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1.04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 xml:space="preserve">0.298      </w:t>
      </w:r>
      <w:r>
        <w:br/>
      </w:r>
      <w:r w:rsidRPr="22EC354F" w:rsidR="74C7576E">
        <w:rPr>
          <w:rFonts w:ascii="Courier New" w:hAnsi="Courier New" w:eastAsia="Courier New" w:cs="Courier New"/>
          <w:color w:val="BCBCBC"/>
          <w:sz w:val="19"/>
          <w:szCs w:val="19"/>
        </w:rPr>
        <w:t xml:space="preserve"> 6</w:t>
      </w:r>
      <w:r w:rsidRPr="22EC354F" w:rsidR="74C7576E">
        <w:rPr>
          <w:rFonts w:ascii="Courier New" w:hAnsi="Courier New" w:eastAsia="Courier New" w:cs="Courier New"/>
          <w:color w:val="000000" w:themeColor="text1" w:themeTint="FF" w:themeShade="FF"/>
          <w:sz w:val="19"/>
          <w:szCs w:val="19"/>
        </w:rPr>
        <w:t xml:space="preserve"> CONGRESTRICT2_a_W70 </w:t>
      </w:r>
      <w:r>
        <w:tab/>
      </w:r>
      <w:r>
        <w:tab/>
      </w:r>
      <w:r w:rsidRPr="22EC354F" w:rsidR="74C7576E">
        <w:rPr>
          <w:rFonts w:ascii="Courier New" w:hAnsi="Courier New" w:eastAsia="Courier New" w:cs="Courier New"/>
          <w:color w:val="000000" w:themeColor="text1" w:themeTint="FF" w:themeShade="FF"/>
          <w:sz w:val="19"/>
          <w:szCs w:val="19"/>
        </w:rPr>
        <w:t xml:space="preserve">0.659  </w:t>
      </w:r>
      <w:r>
        <w:tab/>
      </w:r>
      <w:r w:rsidRPr="22EC354F" w:rsidR="74C7576E">
        <w:rPr>
          <w:rFonts w:ascii="Courier New" w:hAnsi="Courier New" w:eastAsia="Courier New" w:cs="Courier New"/>
          <w:color w:val="000000" w:themeColor="text1" w:themeTint="FF" w:themeShade="FF"/>
          <w:sz w:val="19"/>
          <w:szCs w:val="19"/>
        </w:rPr>
        <w:t>1.20</w:t>
      </w:r>
      <w:r>
        <w:tab/>
      </w:r>
      <w:r>
        <w:tab/>
      </w:r>
      <w:r w:rsidRPr="22EC354F" w:rsidR="74C7576E">
        <w:rPr>
          <w:rFonts w:ascii="Courier New" w:hAnsi="Courier New" w:eastAsia="Courier New" w:cs="Courier New"/>
          <w:color w:val="000000" w:themeColor="text1" w:themeTint="FF" w:themeShade="FF"/>
          <w:sz w:val="19"/>
          <w:szCs w:val="19"/>
        </w:rPr>
        <w:t>5.48</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0.583      </w:t>
      </w:r>
      <w:r>
        <w:br/>
      </w:r>
      <w:r w:rsidRPr="22EC354F" w:rsidR="74C7576E">
        <w:rPr>
          <w:rFonts w:ascii="Courier New" w:hAnsi="Courier New" w:eastAsia="Courier New" w:cs="Courier New"/>
          <w:color w:val="BCBCBC"/>
          <w:sz w:val="19"/>
          <w:szCs w:val="19"/>
        </w:rPr>
        <w:t xml:space="preserve"> 7</w:t>
      </w:r>
      <w:r w:rsidRPr="22EC354F" w:rsidR="74C7576E">
        <w:rPr>
          <w:rFonts w:ascii="Courier New" w:hAnsi="Courier New" w:eastAsia="Courier New" w:cs="Courier New"/>
          <w:color w:val="000000" w:themeColor="text1" w:themeTint="FF" w:themeShade="FF"/>
          <w:sz w:val="19"/>
          <w:szCs w:val="19"/>
        </w:rPr>
        <w:t xml:space="preserve"> CONGRESTRICT2_b_W70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0.830</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0.569</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1.46</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 xml:space="preserve">0.145      </w:t>
      </w:r>
      <w:r>
        <w:br/>
      </w:r>
      <w:r w:rsidRPr="22EC354F" w:rsidR="74C7576E">
        <w:rPr>
          <w:rFonts w:ascii="Courier New" w:hAnsi="Courier New" w:eastAsia="Courier New" w:cs="Courier New"/>
          <w:color w:val="BCBCBC"/>
          <w:sz w:val="19"/>
          <w:szCs w:val="19"/>
        </w:rPr>
        <w:t xml:space="preserve"> 8</w:t>
      </w:r>
      <w:r w:rsidRPr="22EC354F" w:rsidR="74C7576E">
        <w:rPr>
          <w:rFonts w:ascii="Courier New" w:hAnsi="Courier New" w:eastAsia="Courier New" w:cs="Courier New"/>
          <w:color w:val="000000" w:themeColor="text1" w:themeTint="FF" w:themeShade="FF"/>
          <w:sz w:val="19"/>
          <w:szCs w:val="19"/>
        </w:rPr>
        <w:t xml:space="preserve"> CONGRESTRICT2_c_W70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0.398</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0.535</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7.44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0.457      </w:t>
      </w:r>
      <w:r>
        <w:br/>
      </w:r>
      <w:r w:rsidRPr="22EC354F" w:rsidR="74C7576E">
        <w:rPr>
          <w:rFonts w:ascii="Courier New" w:hAnsi="Courier New" w:eastAsia="Courier New" w:cs="Courier New"/>
          <w:color w:val="BCBCBC"/>
          <w:sz w:val="19"/>
          <w:szCs w:val="19"/>
        </w:rPr>
        <w:t xml:space="preserve"> 9</w:t>
      </w:r>
      <w:r w:rsidRPr="22EC354F" w:rsidR="74C7576E">
        <w:rPr>
          <w:rFonts w:ascii="Courier New" w:hAnsi="Courier New" w:eastAsia="Courier New" w:cs="Courier New"/>
          <w:color w:val="000000" w:themeColor="text1" w:themeTint="FF" w:themeShade="FF"/>
          <w:sz w:val="19"/>
          <w:szCs w:val="19"/>
        </w:rPr>
        <w:t xml:space="preserve"> CTKNOW1_W702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0.022</w:t>
      </w:r>
      <w:r w:rsidRPr="22EC354F" w:rsidR="74C7576E">
        <w:rPr>
          <w:rFonts w:ascii="Courier New" w:hAnsi="Courier New" w:eastAsia="Courier New" w:cs="Courier New"/>
          <w:color w:val="CC0000"/>
          <w:sz w:val="19"/>
          <w:szCs w:val="19"/>
          <w:u w:val="single"/>
        </w:rPr>
        <w:t>4</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0.330</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6.78</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-2</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0.946      </w:t>
      </w:r>
      <w:r>
        <w:br/>
      </w:r>
      <w:r w:rsidRPr="22EC354F" w:rsidR="74C7576E">
        <w:rPr>
          <w:rFonts w:ascii="Courier New" w:hAnsi="Courier New" w:eastAsia="Courier New" w:cs="Courier New"/>
          <w:color w:val="BCBCBC"/>
          <w:sz w:val="19"/>
          <w:szCs w:val="19"/>
        </w:rPr>
        <w:t>10</w:t>
      </w:r>
      <w:r w:rsidRPr="22EC354F" w:rsidR="74C7576E">
        <w:rPr>
          <w:rFonts w:ascii="Courier New" w:hAnsi="Courier New" w:eastAsia="Courier New" w:cs="Courier New"/>
          <w:color w:val="000000" w:themeColor="text1" w:themeTint="FF" w:themeShade="FF"/>
          <w:sz w:val="19"/>
          <w:szCs w:val="19"/>
        </w:rPr>
        <w:t xml:space="preserve"> CTKNOW1_W703          </w:t>
      </w:r>
      <w:r>
        <w:tab/>
      </w:r>
      <w:r>
        <w:tab/>
      </w:r>
      <w:r w:rsidRPr="22EC354F" w:rsidR="74C7576E">
        <w:rPr>
          <w:rFonts w:ascii="Courier New" w:hAnsi="Courier New" w:eastAsia="Courier New" w:cs="Courier New"/>
          <w:color w:val="000000" w:themeColor="text1" w:themeTint="FF" w:themeShade="FF"/>
          <w:sz w:val="19"/>
          <w:szCs w:val="19"/>
        </w:rPr>
        <w:t xml:space="preserve">0.385  </w:t>
      </w:r>
      <w:r>
        <w:tab/>
      </w:r>
      <w:r w:rsidRPr="22EC354F" w:rsidR="74C7576E">
        <w:rPr>
          <w:rFonts w:ascii="Courier New" w:hAnsi="Courier New" w:eastAsia="Courier New" w:cs="Courier New"/>
          <w:color w:val="000000" w:themeColor="text1" w:themeTint="FF" w:themeShade="FF"/>
          <w:sz w:val="19"/>
          <w:szCs w:val="19"/>
        </w:rPr>
        <w:t>0.511</w:t>
      </w:r>
      <w:r>
        <w:tab/>
      </w:r>
      <w:r>
        <w:tab/>
      </w:r>
      <w:r w:rsidRPr="22EC354F" w:rsidR="74C7576E">
        <w:rPr>
          <w:rFonts w:ascii="Courier New" w:hAnsi="Courier New" w:eastAsia="Courier New" w:cs="Courier New"/>
          <w:color w:val="000000" w:themeColor="text1" w:themeTint="FF" w:themeShade="FF"/>
          <w:sz w:val="19"/>
          <w:szCs w:val="19"/>
        </w:rPr>
        <w:t>7.53</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0.451      </w:t>
      </w:r>
      <w:r>
        <w:br/>
      </w:r>
      <w:r w:rsidRPr="22EC354F" w:rsidR="74C7576E">
        <w:rPr>
          <w:rFonts w:ascii="Courier New" w:hAnsi="Courier New" w:eastAsia="Courier New" w:cs="Courier New"/>
          <w:color w:val="BCBCBC"/>
          <w:sz w:val="19"/>
          <w:szCs w:val="19"/>
        </w:rPr>
        <w:t>11</w:t>
      </w:r>
      <w:r w:rsidRPr="22EC354F" w:rsidR="74C7576E">
        <w:rPr>
          <w:rFonts w:ascii="Courier New" w:hAnsi="Courier New" w:eastAsia="Courier New" w:cs="Courier New"/>
          <w:color w:val="000000" w:themeColor="text1" w:themeTint="FF" w:themeShade="FF"/>
          <w:sz w:val="19"/>
          <w:szCs w:val="19"/>
        </w:rPr>
        <w:t xml:space="preserve"> CTKNOW1_W704          </w:t>
      </w:r>
      <w:r>
        <w:tab/>
      </w:r>
      <w:r>
        <w:tab/>
      </w:r>
      <w:r w:rsidRPr="22EC354F" w:rsidR="74C7576E">
        <w:rPr>
          <w:rFonts w:ascii="Courier New" w:hAnsi="Courier New" w:eastAsia="Courier New" w:cs="Courier New"/>
          <w:color w:val="000000" w:themeColor="text1" w:themeTint="FF" w:themeShade="FF"/>
          <w:sz w:val="19"/>
          <w:szCs w:val="19"/>
        </w:rPr>
        <w:t xml:space="preserve">0.813  </w:t>
      </w:r>
      <w:r>
        <w:tab/>
      </w:r>
      <w:r w:rsidRPr="22EC354F" w:rsidR="74C7576E">
        <w:rPr>
          <w:rFonts w:ascii="Courier New" w:hAnsi="Courier New" w:eastAsia="Courier New" w:cs="Courier New"/>
          <w:color w:val="000000" w:themeColor="text1" w:themeTint="FF" w:themeShade="FF"/>
          <w:sz w:val="19"/>
          <w:szCs w:val="19"/>
        </w:rPr>
        <w:t>0.658</w:t>
      </w:r>
      <w:r>
        <w:tab/>
      </w:r>
      <w:r>
        <w:tab/>
      </w:r>
      <w:r w:rsidRPr="22EC354F" w:rsidR="74C7576E">
        <w:rPr>
          <w:rFonts w:ascii="Courier New" w:hAnsi="Courier New" w:eastAsia="Courier New" w:cs="Courier New"/>
          <w:color w:val="000000" w:themeColor="text1" w:themeTint="FF" w:themeShade="FF"/>
          <w:sz w:val="19"/>
          <w:szCs w:val="19"/>
        </w:rPr>
        <w:t>1.24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 xml:space="preserve">0.217      </w:t>
      </w:r>
      <w:r>
        <w:br/>
      </w:r>
      <w:r w:rsidRPr="22EC354F" w:rsidR="74C7576E">
        <w:rPr>
          <w:rFonts w:ascii="Courier New" w:hAnsi="Courier New" w:eastAsia="Courier New" w:cs="Courier New"/>
          <w:color w:val="BCBCBC"/>
          <w:sz w:val="19"/>
          <w:szCs w:val="19"/>
        </w:rPr>
        <w:t>12</w:t>
      </w:r>
      <w:r w:rsidRPr="22EC354F" w:rsidR="74C7576E">
        <w:rPr>
          <w:rFonts w:ascii="Courier New" w:hAnsi="Courier New" w:eastAsia="Courier New" w:cs="Courier New"/>
          <w:color w:val="000000" w:themeColor="text1" w:themeTint="FF" w:themeShade="FF"/>
          <w:sz w:val="19"/>
          <w:szCs w:val="19"/>
        </w:rPr>
        <w:t xml:space="preserve"> CONTACTTRAC1_W70      </w:t>
      </w:r>
      <w:r>
        <w:tab/>
      </w:r>
      <w:r>
        <w:tab/>
      </w:r>
      <w:r w:rsidRPr="22EC354F" w:rsidR="74C7576E">
        <w:rPr>
          <w:rFonts w:ascii="Courier New" w:hAnsi="Courier New" w:eastAsia="Courier New" w:cs="Courier New"/>
          <w:color w:val="000000" w:themeColor="text1" w:themeTint="FF" w:themeShade="FF"/>
          <w:sz w:val="19"/>
          <w:szCs w:val="19"/>
        </w:rPr>
        <w:t xml:space="preserve">0.260  </w:t>
      </w:r>
      <w:r>
        <w:tab/>
      </w:r>
      <w:r w:rsidRPr="22EC354F" w:rsidR="74C7576E">
        <w:rPr>
          <w:rFonts w:ascii="Courier New" w:hAnsi="Courier New" w:eastAsia="Courier New" w:cs="Courier New"/>
          <w:color w:val="000000" w:themeColor="text1" w:themeTint="FF" w:themeShade="FF"/>
          <w:sz w:val="19"/>
          <w:szCs w:val="19"/>
        </w:rPr>
        <w:t>0.277</w:t>
      </w:r>
      <w:r>
        <w:tab/>
      </w:r>
      <w:r>
        <w:tab/>
      </w:r>
      <w:r w:rsidRPr="22EC354F" w:rsidR="74C7576E">
        <w:rPr>
          <w:rFonts w:ascii="Courier New" w:hAnsi="Courier New" w:eastAsia="Courier New" w:cs="Courier New"/>
          <w:color w:val="000000" w:themeColor="text1" w:themeTint="FF" w:themeShade="FF"/>
          <w:sz w:val="19"/>
          <w:szCs w:val="19"/>
        </w:rPr>
        <w:t>9.42</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0.346      </w:t>
      </w:r>
      <w:r>
        <w:br/>
      </w:r>
      <w:r w:rsidRPr="22EC354F" w:rsidR="74C7576E">
        <w:rPr>
          <w:rFonts w:ascii="Courier New" w:hAnsi="Courier New" w:eastAsia="Courier New" w:cs="Courier New"/>
          <w:color w:val="BCBCBC"/>
          <w:sz w:val="19"/>
          <w:szCs w:val="19"/>
        </w:rPr>
        <w:t>13</w:t>
      </w:r>
      <w:r w:rsidRPr="22EC354F" w:rsidR="74C7576E">
        <w:rPr>
          <w:rFonts w:ascii="Courier New" w:hAnsi="Courier New" w:eastAsia="Courier New" w:cs="Courier New"/>
          <w:color w:val="000000" w:themeColor="text1" w:themeTint="FF" w:themeShade="FF"/>
          <w:sz w:val="19"/>
          <w:szCs w:val="19"/>
        </w:rPr>
        <w:t xml:space="preserve"> SERMONISSUE_a_W70     </w:t>
      </w:r>
      <w:r>
        <w:tab/>
      </w:r>
      <w:r>
        <w:tab/>
      </w:r>
      <w:r w:rsidRPr="22EC354F" w:rsidR="74C7576E">
        <w:rPr>
          <w:rFonts w:ascii="Courier New" w:hAnsi="Courier New" w:eastAsia="Courier New" w:cs="Courier New"/>
          <w:color w:val="000000" w:themeColor="text1" w:themeTint="FF" w:themeShade="FF"/>
          <w:sz w:val="19"/>
          <w:szCs w:val="19"/>
        </w:rPr>
        <w:t xml:space="preserve">0.260  </w:t>
      </w:r>
      <w:r>
        <w:tab/>
      </w:r>
      <w:r w:rsidRPr="22EC354F" w:rsidR="74C7576E">
        <w:rPr>
          <w:rFonts w:ascii="Courier New" w:hAnsi="Courier New" w:eastAsia="Courier New" w:cs="Courier New"/>
          <w:color w:val="000000" w:themeColor="text1" w:themeTint="FF" w:themeShade="FF"/>
          <w:sz w:val="19"/>
          <w:szCs w:val="19"/>
        </w:rPr>
        <w:t>0.404</w:t>
      </w:r>
      <w:r>
        <w:tab/>
      </w:r>
      <w:r>
        <w:tab/>
      </w:r>
      <w:r w:rsidRPr="22EC354F" w:rsidR="74C7576E">
        <w:rPr>
          <w:rFonts w:ascii="Courier New" w:hAnsi="Courier New" w:eastAsia="Courier New" w:cs="Courier New"/>
          <w:color w:val="000000" w:themeColor="text1" w:themeTint="FF" w:themeShade="FF"/>
          <w:sz w:val="19"/>
          <w:szCs w:val="19"/>
        </w:rPr>
        <w:t>6.45</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0.519      </w:t>
      </w:r>
      <w:r>
        <w:br/>
      </w:r>
      <w:r w:rsidRPr="22EC354F" w:rsidR="74C7576E">
        <w:rPr>
          <w:rFonts w:ascii="Courier New" w:hAnsi="Courier New" w:eastAsia="Courier New" w:cs="Courier New"/>
          <w:color w:val="BCBCBC"/>
          <w:sz w:val="19"/>
          <w:szCs w:val="19"/>
        </w:rPr>
        <w:t>14</w:t>
      </w:r>
      <w:r w:rsidRPr="22EC354F" w:rsidR="74C7576E">
        <w:rPr>
          <w:rFonts w:ascii="Courier New" w:hAnsi="Courier New" w:eastAsia="Courier New" w:cs="Courier New"/>
          <w:color w:val="000000" w:themeColor="text1" w:themeTint="FF" w:themeShade="FF"/>
          <w:sz w:val="19"/>
          <w:szCs w:val="19"/>
        </w:rPr>
        <w:t xml:space="preserve"> SERMONISSUE_b_W70     </w:t>
      </w:r>
      <w:r>
        <w:tab/>
      </w:r>
      <w:r>
        <w:tab/>
      </w:r>
      <w:r w:rsidRPr="22EC354F" w:rsidR="74C7576E">
        <w:rPr>
          <w:rFonts w:ascii="Courier New" w:hAnsi="Courier New" w:eastAsia="Courier New" w:cs="Courier New"/>
          <w:color w:val="000000" w:themeColor="text1" w:themeTint="FF" w:themeShade="FF"/>
          <w:sz w:val="19"/>
          <w:szCs w:val="19"/>
        </w:rPr>
        <w:t xml:space="preserve">0.690  </w:t>
      </w:r>
      <w:r>
        <w:tab/>
      </w:r>
      <w:r w:rsidRPr="22EC354F" w:rsidR="74C7576E">
        <w:rPr>
          <w:rFonts w:ascii="Courier New" w:hAnsi="Courier New" w:eastAsia="Courier New" w:cs="Courier New"/>
          <w:color w:val="000000" w:themeColor="text1" w:themeTint="FF" w:themeShade="FF"/>
          <w:sz w:val="19"/>
          <w:szCs w:val="19"/>
        </w:rPr>
        <w:t>0.328</w:t>
      </w:r>
      <w:r>
        <w:tab/>
      </w:r>
      <w:r>
        <w:tab/>
      </w:r>
      <w:r w:rsidRPr="22EC354F" w:rsidR="74C7576E">
        <w:rPr>
          <w:rFonts w:ascii="Courier New" w:hAnsi="Courier New" w:eastAsia="Courier New" w:cs="Courier New"/>
          <w:color w:val="000000" w:themeColor="text1" w:themeTint="FF" w:themeShade="FF"/>
          <w:sz w:val="19"/>
          <w:szCs w:val="19"/>
        </w:rPr>
        <w:t>2.10</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0.035</w:t>
      </w:r>
      <w:r w:rsidRPr="22EC354F" w:rsidR="74C7576E">
        <w:rPr>
          <w:rFonts w:ascii="Courier New" w:hAnsi="Courier New" w:eastAsia="Courier New" w:cs="Courier New"/>
          <w:color w:val="000000" w:themeColor="text1" w:themeTint="FF" w:themeShade="FF"/>
          <w:sz w:val="19"/>
          <w:szCs w:val="19"/>
          <w:u w:val="single"/>
        </w:rPr>
        <w:t>4</w:t>
      </w:r>
      <w:r w:rsidRPr="22EC354F" w:rsidR="74C7576E">
        <w:rPr>
          <w:rFonts w:ascii="Courier New" w:hAnsi="Courier New" w:eastAsia="Courier New" w:cs="Courier New"/>
          <w:color w:val="000000" w:themeColor="text1" w:themeTint="FF" w:themeShade="FF"/>
          <w:sz w:val="19"/>
          <w:szCs w:val="19"/>
        </w:rPr>
        <w:t xml:space="preserve">     </w:t>
      </w:r>
      <w:r>
        <w:br/>
      </w:r>
      <w:r w:rsidRPr="22EC354F" w:rsidR="74C7576E">
        <w:rPr>
          <w:rFonts w:ascii="Courier New" w:hAnsi="Courier New" w:eastAsia="Courier New" w:cs="Courier New"/>
          <w:color w:val="BCBCBC"/>
          <w:sz w:val="19"/>
          <w:szCs w:val="19"/>
        </w:rPr>
        <w:t>15</w:t>
      </w:r>
      <w:r w:rsidRPr="22EC354F" w:rsidR="74C7576E">
        <w:rPr>
          <w:rFonts w:ascii="Courier New" w:hAnsi="Courier New" w:eastAsia="Courier New" w:cs="Courier New"/>
          <w:color w:val="000000" w:themeColor="text1" w:themeTint="FF" w:themeShade="FF"/>
          <w:sz w:val="19"/>
          <w:szCs w:val="19"/>
        </w:rPr>
        <w:t xml:space="preserve"> SERMONISSUE_c_W702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1.17</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0.402</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2.92</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0.003</w:t>
      </w:r>
      <w:r w:rsidRPr="22EC354F" w:rsidR="74C7576E">
        <w:rPr>
          <w:rFonts w:ascii="Courier New" w:hAnsi="Courier New" w:eastAsia="Courier New" w:cs="Courier New"/>
          <w:color w:val="000000" w:themeColor="text1" w:themeTint="FF" w:themeShade="FF"/>
          <w:sz w:val="19"/>
          <w:szCs w:val="19"/>
          <w:u w:val="single"/>
        </w:rPr>
        <w:t>53</w:t>
      </w:r>
      <w:r w:rsidRPr="22EC354F" w:rsidR="74C7576E">
        <w:rPr>
          <w:rFonts w:ascii="Courier New" w:hAnsi="Courier New" w:eastAsia="Courier New" w:cs="Courier New"/>
          <w:color w:val="000000" w:themeColor="text1" w:themeTint="FF" w:themeShade="FF"/>
          <w:sz w:val="19"/>
          <w:szCs w:val="19"/>
        </w:rPr>
        <w:t xml:space="preserve">    </w:t>
      </w:r>
      <w:r>
        <w:br/>
      </w:r>
      <w:r w:rsidRPr="22EC354F" w:rsidR="74C7576E">
        <w:rPr>
          <w:rFonts w:ascii="Courier New" w:hAnsi="Courier New" w:eastAsia="Courier New" w:cs="Courier New"/>
          <w:color w:val="BCBCBC"/>
          <w:sz w:val="19"/>
          <w:szCs w:val="19"/>
        </w:rPr>
        <w:t>16</w:t>
      </w:r>
      <w:r w:rsidRPr="22EC354F" w:rsidR="74C7576E">
        <w:rPr>
          <w:rFonts w:ascii="Courier New" w:hAnsi="Courier New" w:eastAsia="Courier New" w:cs="Courier New"/>
          <w:color w:val="000000" w:themeColor="text1" w:themeTint="FF" w:themeShade="FF"/>
          <w:sz w:val="19"/>
          <w:szCs w:val="19"/>
        </w:rPr>
        <w:t xml:space="preserve"> SERMONISSUE_d_W70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0.213</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0.278</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7.66</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0.444      </w:t>
      </w:r>
      <w:r>
        <w:br/>
      </w:r>
      <w:r w:rsidRPr="22EC354F" w:rsidR="74C7576E">
        <w:rPr>
          <w:rFonts w:ascii="Courier New" w:hAnsi="Courier New" w:eastAsia="Courier New" w:cs="Courier New"/>
          <w:color w:val="BCBCBC"/>
          <w:sz w:val="19"/>
          <w:szCs w:val="19"/>
        </w:rPr>
        <w:t>17</w:t>
      </w:r>
      <w:r w:rsidRPr="22EC354F" w:rsidR="74C7576E">
        <w:rPr>
          <w:rFonts w:ascii="Courier New" w:hAnsi="Courier New" w:eastAsia="Courier New" w:cs="Courier New"/>
          <w:color w:val="000000" w:themeColor="text1" w:themeTint="FF" w:themeShade="FF"/>
          <w:sz w:val="19"/>
          <w:szCs w:val="19"/>
        </w:rPr>
        <w:t xml:space="preserve"> SERMONISSUE_e_W70     </w:t>
      </w:r>
      <w:r>
        <w:tab/>
      </w:r>
      <w:r>
        <w:tab/>
      </w:r>
      <w:r w:rsidRPr="22EC354F" w:rsidR="74C7576E">
        <w:rPr>
          <w:rFonts w:ascii="Courier New" w:hAnsi="Courier New" w:eastAsia="Courier New" w:cs="Courier New"/>
          <w:color w:val="000000" w:themeColor="text1" w:themeTint="FF" w:themeShade="FF"/>
          <w:sz w:val="19"/>
          <w:szCs w:val="19"/>
        </w:rPr>
        <w:t xml:space="preserve">0.187  </w:t>
      </w:r>
      <w:r>
        <w:tab/>
      </w:r>
      <w:r w:rsidRPr="22EC354F" w:rsidR="74C7576E">
        <w:rPr>
          <w:rFonts w:ascii="Courier New" w:hAnsi="Courier New" w:eastAsia="Courier New" w:cs="Courier New"/>
          <w:color w:val="000000" w:themeColor="text1" w:themeTint="FF" w:themeShade="FF"/>
          <w:sz w:val="19"/>
          <w:szCs w:val="19"/>
        </w:rPr>
        <w:t>0.281</w:t>
      </w:r>
      <w:r>
        <w:tab/>
      </w:r>
      <w:r>
        <w:tab/>
      </w:r>
      <w:r w:rsidRPr="22EC354F" w:rsidR="74C7576E">
        <w:rPr>
          <w:rFonts w:ascii="Courier New" w:hAnsi="Courier New" w:eastAsia="Courier New" w:cs="Courier New"/>
          <w:color w:val="000000" w:themeColor="text1" w:themeTint="FF" w:themeShade="FF"/>
          <w:sz w:val="19"/>
          <w:szCs w:val="19"/>
        </w:rPr>
        <w:t>6.64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0.507      </w:t>
      </w:r>
      <w:r>
        <w:br/>
      </w:r>
      <w:r w:rsidRPr="22EC354F" w:rsidR="74C7576E">
        <w:rPr>
          <w:rFonts w:ascii="Courier New" w:hAnsi="Courier New" w:eastAsia="Courier New" w:cs="Courier New"/>
          <w:color w:val="BCBCBC"/>
          <w:sz w:val="19"/>
          <w:szCs w:val="19"/>
        </w:rPr>
        <w:t>18</w:t>
      </w:r>
      <w:r w:rsidRPr="22EC354F" w:rsidR="74C7576E">
        <w:rPr>
          <w:rFonts w:ascii="Courier New" w:hAnsi="Courier New" w:eastAsia="Courier New" w:cs="Courier New"/>
          <w:color w:val="000000" w:themeColor="text1" w:themeTint="FF" w:themeShade="FF"/>
          <w:sz w:val="19"/>
          <w:szCs w:val="19"/>
        </w:rPr>
        <w:t xml:space="preserve"> SERMONISSUE_f_W70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0.014</w:t>
      </w:r>
      <w:r w:rsidRPr="22EC354F" w:rsidR="74C7576E">
        <w:rPr>
          <w:rFonts w:ascii="Courier New" w:hAnsi="Courier New" w:eastAsia="Courier New" w:cs="Courier New"/>
          <w:color w:val="CC0000"/>
          <w:sz w:val="19"/>
          <w:szCs w:val="19"/>
          <w:u w:val="single"/>
        </w:rPr>
        <w:t>9</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0.014</w:t>
      </w:r>
      <w:r w:rsidRPr="22EC354F" w:rsidR="74C7576E">
        <w:rPr>
          <w:rFonts w:ascii="Courier New" w:hAnsi="Courier New" w:eastAsia="Courier New" w:cs="Courier New"/>
          <w:color w:val="000000" w:themeColor="text1" w:themeTint="FF" w:themeShade="FF"/>
          <w:sz w:val="19"/>
          <w:szCs w:val="19"/>
          <w:u w:val="single"/>
        </w:rPr>
        <w:t>2</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1.05</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 xml:space="preserve">0.294   </w:t>
      </w:r>
    </w:p>
    <w:p w:rsidR="43CB426E" w:rsidP="306ACE6A" w:rsidRDefault="13F57217" w14:paraId="342E4A81" w14:textId="4380A6A1">
      <w:pPr>
        <w:pStyle w:val="a1"/>
        <w:rPr>
          <w:rFonts w:ascii="Courier New" w:hAnsi="Courier New" w:eastAsia="Courier New" w:cs="Courier New"/>
          <w:color w:val="000000" w:themeColor="text1"/>
          <w:sz w:val="19"/>
          <w:szCs w:val="19"/>
        </w:rPr>
      </w:pPr>
      <w:r w:rsidRPr="22EC354F" w:rsidR="74C7576E">
        <w:rPr>
          <w:rFonts w:ascii="Courier New" w:hAnsi="Courier New" w:eastAsia="Courier New" w:cs="Courier New"/>
          <w:color w:val="000000" w:themeColor="text1" w:themeTint="FF" w:themeShade="FF"/>
          <w:sz w:val="19"/>
          <w:szCs w:val="19"/>
        </w:rPr>
        <w:t xml:space="preserve">  </w:t>
      </w:r>
      <w:r w:rsidRPr="22EC354F" w:rsidR="2206FC28">
        <w:rPr>
          <w:rFonts w:ascii="Courier New" w:hAnsi="Courier New" w:eastAsia="Courier New" w:cs="Courier New"/>
          <w:b w:val="1"/>
          <w:bCs w:val="1"/>
          <w:color w:val="000000" w:themeColor="text1" w:themeTint="FF" w:themeShade="FF"/>
          <w:sz w:val="19"/>
          <w:szCs w:val="19"/>
        </w:rPr>
        <w:t>Both</w:t>
      </w:r>
      <w:r w:rsidRPr="22EC354F" w:rsidR="74C7576E">
        <w:rPr>
          <w:rFonts w:ascii="Courier New" w:hAnsi="Courier New" w:eastAsia="Courier New" w:cs="Courier New"/>
          <w:color w:val="000000" w:themeColor="text1" w:themeTint="FF" w:themeShade="FF"/>
          <w:sz w:val="19"/>
          <w:szCs w:val="19"/>
        </w:rPr>
        <w:t xml:space="preserve"> </w:t>
      </w:r>
      <w:r>
        <w:br/>
      </w:r>
      <w:r w:rsidRPr="22EC354F" w:rsidR="74C7576E">
        <w:rPr>
          <w:rFonts w:ascii="Courier New" w:hAnsi="Courier New" w:eastAsia="Courier New" w:cs="Courier New"/>
          <w:color w:val="BCBCBC"/>
          <w:sz w:val="19"/>
          <w:szCs w:val="19"/>
        </w:rPr>
        <w:t>19</w:t>
      </w:r>
      <w:r w:rsidRPr="22EC354F" w:rsidR="74C7576E">
        <w:rPr>
          <w:rFonts w:ascii="Courier New" w:hAnsi="Courier New" w:eastAsia="Courier New" w:cs="Courier New"/>
          <w:color w:val="000000" w:themeColor="text1" w:themeTint="FF" w:themeShade="FF"/>
          <w:sz w:val="19"/>
          <w:szCs w:val="19"/>
        </w:rPr>
        <w:t xml:space="preserve"> (Intercept)</w:t>
      </w:r>
      <w:r>
        <w:tab/>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0.109</w:t>
      </w:r>
      <w:r>
        <w:tab/>
      </w:r>
      <w:r>
        <w:tab/>
      </w:r>
      <w:r w:rsidRPr="22EC354F" w:rsidR="74C7576E">
        <w:rPr>
          <w:rFonts w:ascii="Courier New" w:hAnsi="Courier New" w:eastAsia="Courier New" w:cs="Courier New"/>
          <w:color w:val="000000" w:themeColor="text1" w:themeTint="FF" w:themeShade="FF"/>
          <w:sz w:val="19"/>
          <w:szCs w:val="19"/>
        </w:rPr>
        <w:t>0.273</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4.00</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tab/>
      </w:r>
      <w:r w:rsidRPr="22EC354F" w:rsidR="74C7576E">
        <w:rPr>
          <w:rFonts w:ascii="Courier New" w:hAnsi="Courier New" w:eastAsia="Courier New" w:cs="Courier New"/>
          <w:color w:val="000000" w:themeColor="text1" w:themeTint="FF" w:themeShade="FF"/>
          <w:sz w:val="19"/>
          <w:szCs w:val="19"/>
        </w:rPr>
        <w:t xml:space="preserve">0.689      </w:t>
      </w:r>
      <w:r>
        <w:br/>
      </w:r>
      <w:r w:rsidRPr="22EC354F" w:rsidR="74C7576E">
        <w:rPr>
          <w:rFonts w:ascii="Courier New" w:hAnsi="Courier New" w:eastAsia="Courier New" w:cs="Courier New"/>
          <w:color w:val="BCBCBC"/>
          <w:sz w:val="19"/>
          <w:szCs w:val="19"/>
        </w:rPr>
        <w:t>20</w:t>
      </w:r>
      <w:r w:rsidRPr="22EC354F" w:rsidR="74C7576E">
        <w:rPr>
          <w:rFonts w:ascii="Courier New" w:hAnsi="Courier New" w:eastAsia="Courier New" w:cs="Courier New"/>
          <w:color w:val="000000" w:themeColor="text1" w:themeTint="FF" w:themeShade="FF"/>
          <w:sz w:val="19"/>
          <w:szCs w:val="19"/>
        </w:rPr>
        <w:t xml:space="preserve"> ATTENDCONF_W702</w:t>
      </w:r>
      <w:r>
        <w:tab/>
      </w:r>
      <w:r>
        <w:tab/>
      </w:r>
      <w:r>
        <w:tab/>
      </w:r>
      <w:r w:rsidRPr="22EC354F" w:rsidR="74C7576E">
        <w:rPr>
          <w:rFonts w:ascii="Courier New" w:hAnsi="Courier New" w:eastAsia="Courier New" w:cs="Courier New"/>
          <w:color w:val="000000" w:themeColor="text1" w:themeTint="FF" w:themeShade="FF"/>
          <w:sz w:val="19"/>
          <w:szCs w:val="19"/>
        </w:rPr>
        <w:t>0.369</w:t>
      </w:r>
      <w:r>
        <w:tab/>
      </w:r>
      <w:r>
        <w:tab/>
      </w:r>
      <w:r w:rsidRPr="22EC354F" w:rsidR="74C7576E">
        <w:rPr>
          <w:rFonts w:ascii="Courier New" w:hAnsi="Courier New" w:eastAsia="Courier New" w:cs="Courier New"/>
          <w:color w:val="000000" w:themeColor="text1" w:themeTint="FF" w:themeShade="FF"/>
          <w:sz w:val="19"/>
          <w:szCs w:val="19"/>
        </w:rPr>
        <w:t>0.314</w:t>
      </w:r>
      <w:r>
        <w:tab/>
      </w:r>
      <w:r>
        <w:tab/>
      </w:r>
      <w:r w:rsidRPr="22EC354F" w:rsidR="74C7576E">
        <w:rPr>
          <w:rFonts w:ascii="Courier New" w:hAnsi="Courier New" w:eastAsia="Courier New" w:cs="Courier New"/>
          <w:color w:val="000000" w:themeColor="text1" w:themeTint="FF" w:themeShade="FF"/>
          <w:sz w:val="19"/>
          <w:szCs w:val="19"/>
        </w:rPr>
        <w:t>1.17</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 xml:space="preserve">0.240      </w:t>
      </w:r>
      <w:r>
        <w:br/>
      </w:r>
      <w:r w:rsidRPr="22EC354F" w:rsidR="74C7576E">
        <w:rPr>
          <w:rFonts w:ascii="Courier New" w:hAnsi="Courier New" w:eastAsia="Courier New" w:cs="Courier New"/>
          <w:color w:val="BCBCBC"/>
          <w:sz w:val="19"/>
          <w:szCs w:val="19"/>
        </w:rPr>
        <w:t>21</w:t>
      </w:r>
      <w:r w:rsidRPr="22EC354F" w:rsidR="74C7576E">
        <w:rPr>
          <w:rFonts w:ascii="Courier New" w:hAnsi="Courier New" w:eastAsia="Courier New" w:cs="Courier New"/>
          <w:color w:val="000000" w:themeColor="text1" w:themeTint="FF" w:themeShade="FF"/>
          <w:sz w:val="19"/>
          <w:szCs w:val="19"/>
        </w:rPr>
        <w:t xml:space="preserve"> ATTENDCONF_W703       </w:t>
      </w:r>
      <w:r>
        <w:tab/>
      </w:r>
      <w:r>
        <w:tab/>
      </w:r>
      <w:r w:rsidRPr="22EC354F" w:rsidR="74C7576E">
        <w:rPr>
          <w:rFonts w:ascii="Courier New" w:hAnsi="Courier New" w:eastAsia="Courier New" w:cs="Courier New"/>
          <w:color w:val="000000" w:themeColor="text1" w:themeTint="FF" w:themeShade="FF"/>
          <w:sz w:val="19"/>
          <w:szCs w:val="19"/>
        </w:rPr>
        <w:t>0.098</w:t>
      </w:r>
      <w:r w:rsidRPr="22EC354F" w:rsidR="74C7576E">
        <w:rPr>
          <w:rFonts w:ascii="Courier New" w:hAnsi="Courier New" w:eastAsia="Courier New" w:cs="Courier New"/>
          <w:color w:val="000000" w:themeColor="text1" w:themeTint="FF" w:themeShade="FF"/>
          <w:sz w:val="19"/>
          <w:szCs w:val="19"/>
          <w:u w:val="single"/>
        </w:rPr>
        <w:t>4</w:t>
      </w:r>
      <w:r>
        <w:tab/>
      </w:r>
      <w:r>
        <w:tab/>
      </w:r>
      <w:r w:rsidRPr="22EC354F" w:rsidR="74C7576E">
        <w:rPr>
          <w:rFonts w:ascii="Courier New" w:hAnsi="Courier New" w:eastAsia="Courier New" w:cs="Courier New"/>
          <w:color w:val="000000" w:themeColor="text1" w:themeTint="FF" w:themeShade="FF"/>
          <w:sz w:val="19"/>
          <w:szCs w:val="19"/>
        </w:rPr>
        <w:t>0.658</w:t>
      </w:r>
      <w:r>
        <w:tab/>
      </w:r>
      <w:r>
        <w:tab/>
      </w:r>
      <w:r w:rsidRPr="22EC354F" w:rsidR="74C7576E">
        <w:rPr>
          <w:rFonts w:ascii="Courier New" w:hAnsi="Courier New" w:eastAsia="Courier New" w:cs="Courier New"/>
          <w:color w:val="000000" w:themeColor="text1" w:themeTint="FF" w:themeShade="FF"/>
          <w:sz w:val="19"/>
          <w:szCs w:val="19"/>
        </w:rPr>
        <w:t>1.50</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0.881      </w:t>
      </w:r>
      <w:r>
        <w:br/>
      </w:r>
      <w:r w:rsidRPr="22EC354F" w:rsidR="74C7576E">
        <w:rPr>
          <w:rFonts w:ascii="Courier New" w:hAnsi="Courier New" w:eastAsia="Courier New" w:cs="Courier New"/>
          <w:color w:val="BCBCBC"/>
          <w:sz w:val="19"/>
          <w:szCs w:val="19"/>
        </w:rPr>
        <w:t>22</w:t>
      </w:r>
      <w:r w:rsidRPr="22EC354F" w:rsidR="74C7576E">
        <w:rPr>
          <w:rFonts w:ascii="Courier New" w:hAnsi="Courier New" w:eastAsia="Courier New" w:cs="Courier New"/>
          <w:color w:val="000000" w:themeColor="text1" w:themeTint="FF" w:themeShade="FF"/>
          <w:sz w:val="19"/>
          <w:szCs w:val="19"/>
        </w:rPr>
        <w:t xml:space="preserve"> ATTENDCONF_W704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2.50</w:t>
      </w:r>
      <w:r>
        <w:tab/>
      </w:r>
      <w:r>
        <w:tab/>
      </w:r>
      <w:r w:rsidRPr="22EC354F" w:rsidR="4D22A91B">
        <w:rPr>
          <w:rFonts w:ascii="Courier New" w:hAnsi="Courier New" w:eastAsia="Courier New" w:cs="Courier New"/>
          <w:color w:val="000000" w:themeColor="text1" w:themeTint="FF" w:themeShade="FF"/>
          <w:sz w:val="19"/>
          <w:szCs w:val="19"/>
        </w:rPr>
        <w:t>8.62e-9</w:t>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2.90</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+8 </w:t>
      </w:r>
      <w:r>
        <w:tab/>
      </w:r>
      <w:r w:rsidRPr="22EC354F" w:rsidR="74C7576E">
        <w:rPr>
          <w:rFonts w:ascii="Courier New" w:hAnsi="Courier New" w:eastAsia="Courier New" w:cs="Courier New"/>
          <w:color w:val="000000" w:themeColor="text1" w:themeTint="FF" w:themeShade="FF"/>
          <w:sz w:val="19"/>
          <w:szCs w:val="19"/>
        </w:rPr>
        <w:t xml:space="preserve">0          </w:t>
      </w:r>
      <w:r>
        <w:br/>
      </w:r>
      <w:r w:rsidRPr="22EC354F" w:rsidR="74C7576E">
        <w:rPr>
          <w:rFonts w:ascii="Courier New" w:hAnsi="Courier New" w:eastAsia="Courier New" w:cs="Courier New"/>
          <w:color w:val="BCBCBC"/>
          <w:sz w:val="19"/>
          <w:szCs w:val="19"/>
        </w:rPr>
        <w:t>23</w:t>
      </w:r>
      <w:r w:rsidRPr="22EC354F" w:rsidR="74C7576E">
        <w:rPr>
          <w:rFonts w:ascii="Courier New" w:hAnsi="Courier New" w:eastAsia="Courier New" w:cs="Courier New"/>
          <w:color w:val="000000" w:themeColor="text1" w:themeTint="FF" w:themeShade="FF"/>
          <w:sz w:val="19"/>
          <w:szCs w:val="19"/>
        </w:rPr>
        <w:t xml:space="preserve"> COVIDCONG3_W70</w:t>
      </w:r>
      <w:r>
        <w:tab/>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0.218</w:t>
      </w:r>
      <w:r>
        <w:tab/>
      </w:r>
      <w:r>
        <w:tab/>
      </w:r>
      <w:r w:rsidRPr="22EC354F" w:rsidR="74C7576E">
        <w:rPr>
          <w:rFonts w:ascii="Courier New" w:hAnsi="Courier New" w:eastAsia="Courier New" w:cs="Courier New"/>
          <w:color w:val="000000" w:themeColor="text1" w:themeTint="FF" w:themeShade="FF"/>
          <w:sz w:val="19"/>
          <w:szCs w:val="19"/>
        </w:rPr>
        <w:t>0.546</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4.00</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0.689      </w:t>
      </w:r>
      <w:r>
        <w:br/>
      </w:r>
      <w:r w:rsidRPr="22EC354F" w:rsidR="74C7576E">
        <w:rPr>
          <w:rFonts w:ascii="Courier New" w:hAnsi="Courier New" w:eastAsia="Courier New" w:cs="Courier New"/>
          <w:color w:val="BCBCBC"/>
          <w:sz w:val="19"/>
          <w:szCs w:val="19"/>
        </w:rPr>
        <w:t>24</w:t>
      </w:r>
      <w:r w:rsidRPr="22EC354F" w:rsidR="74C7576E">
        <w:rPr>
          <w:rFonts w:ascii="Courier New" w:hAnsi="Courier New" w:eastAsia="Courier New" w:cs="Courier New"/>
          <w:color w:val="000000" w:themeColor="text1" w:themeTint="FF" w:themeShade="FF"/>
          <w:sz w:val="19"/>
          <w:szCs w:val="19"/>
        </w:rPr>
        <w:t xml:space="preserve"> CONGRESTRICT2_a_W70</w:t>
      </w:r>
      <w:r>
        <w:tab/>
      </w:r>
      <w:r>
        <w:tab/>
      </w:r>
      <w:r w:rsidRPr="22EC354F" w:rsidR="74C7576E">
        <w:rPr>
          <w:rFonts w:ascii="Courier New" w:hAnsi="Courier New" w:eastAsia="Courier New" w:cs="Courier New"/>
          <w:color w:val="000000" w:themeColor="text1" w:themeTint="FF" w:themeShade="FF"/>
          <w:sz w:val="19"/>
          <w:szCs w:val="19"/>
        </w:rPr>
        <w:t>0.976</w:t>
      </w:r>
      <w:r>
        <w:tab/>
      </w:r>
      <w:r>
        <w:tab/>
      </w:r>
      <w:r w:rsidRPr="22EC354F" w:rsidR="74C7576E">
        <w:rPr>
          <w:rFonts w:ascii="Courier New" w:hAnsi="Courier New" w:eastAsia="Courier New" w:cs="Courier New"/>
          <w:color w:val="000000" w:themeColor="text1" w:themeTint="FF" w:themeShade="FF"/>
          <w:sz w:val="19"/>
          <w:szCs w:val="19"/>
        </w:rPr>
        <w:t>0.992</w:t>
      </w:r>
      <w:r>
        <w:tab/>
      </w:r>
      <w:r>
        <w:tab/>
      </w:r>
      <w:r w:rsidRPr="22EC354F" w:rsidR="74C7576E">
        <w:rPr>
          <w:rFonts w:ascii="Courier New" w:hAnsi="Courier New" w:eastAsia="Courier New" w:cs="Courier New"/>
          <w:color w:val="000000" w:themeColor="text1" w:themeTint="FF" w:themeShade="FF"/>
          <w:sz w:val="19"/>
          <w:szCs w:val="19"/>
        </w:rPr>
        <w:t>9.84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0.325      </w:t>
      </w:r>
      <w:r>
        <w:br/>
      </w:r>
      <w:r w:rsidRPr="22EC354F" w:rsidR="74C7576E">
        <w:rPr>
          <w:rFonts w:ascii="Courier New" w:hAnsi="Courier New" w:eastAsia="Courier New" w:cs="Courier New"/>
          <w:color w:val="BCBCBC"/>
          <w:sz w:val="19"/>
          <w:szCs w:val="19"/>
        </w:rPr>
        <w:t>25</w:t>
      </w:r>
      <w:r w:rsidRPr="22EC354F" w:rsidR="74C7576E">
        <w:rPr>
          <w:rFonts w:ascii="Courier New" w:hAnsi="Courier New" w:eastAsia="Courier New" w:cs="Courier New"/>
          <w:color w:val="000000" w:themeColor="text1" w:themeTint="FF" w:themeShade="FF"/>
          <w:sz w:val="19"/>
          <w:szCs w:val="19"/>
        </w:rPr>
        <w:t xml:space="preserve"> CONGRESTRICT2_b_W70</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0.237</w:t>
      </w:r>
      <w:r>
        <w:tab/>
      </w:r>
      <w:r>
        <w:tab/>
      </w:r>
      <w:r w:rsidRPr="22EC354F" w:rsidR="74C7576E">
        <w:rPr>
          <w:rFonts w:ascii="Courier New" w:hAnsi="Courier New" w:eastAsia="Courier New" w:cs="Courier New"/>
          <w:color w:val="000000" w:themeColor="text1" w:themeTint="FF" w:themeShade="FF"/>
          <w:sz w:val="19"/>
          <w:szCs w:val="19"/>
        </w:rPr>
        <w:t>0.475</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4.99</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0.618      </w:t>
      </w:r>
      <w:r>
        <w:br/>
      </w:r>
      <w:r w:rsidRPr="22EC354F" w:rsidR="74C7576E">
        <w:rPr>
          <w:rFonts w:ascii="Courier New" w:hAnsi="Courier New" w:eastAsia="Courier New" w:cs="Courier New"/>
          <w:color w:val="BCBCBC"/>
          <w:sz w:val="19"/>
          <w:szCs w:val="19"/>
        </w:rPr>
        <w:t>26</w:t>
      </w:r>
      <w:r w:rsidRPr="22EC354F" w:rsidR="74C7576E">
        <w:rPr>
          <w:rFonts w:ascii="Courier New" w:hAnsi="Courier New" w:eastAsia="Courier New" w:cs="Courier New"/>
          <w:color w:val="000000" w:themeColor="text1" w:themeTint="FF" w:themeShade="FF"/>
          <w:sz w:val="19"/>
          <w:szCs w:val="19"/>
        </w:rPr>
        <w:t xml:space="preserve"> CONGRESTRICT2_c_W70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0.349</w:t>
      </w:r>
      <w:r>
        <w:tab/>
      </w:r>
      <w:r>
        <w:tab/>
      </w:r>
      <w:r w:rsidRPr="22EC354F" w:rsidR="74C7576E">
        <w:rPr>
          <w:rFonts w:ascii="Courier New" w:hAnsi="Courier New" w:eastAsia="Courier New" w:cs="Courier New"/>
          <w:color w:val="000000" w:themeColor="text1" w:themeTint="FF" w:themeShade="FF"/>
          <w:sz w:val="19"/>
          <w:szCs w:val="19"/>
        </w:rPr>
        <w:t>0.482</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7.24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0.469      </w:t>
      </w:r>
      <w:r>
        <w:br/>
      </w:r>
      <w:r w:rsidRPr="22EC354F" w:rsidR="74C7576E">
        <w:rPr>
          <w:rFonts w:ascii="Courier New" w:hAnsi="Courier New" w:eastAsia="Courier New" w:cs="Courier New"/>
          <w:color w:val="BCBCBC"/>
          <w:sz w:val="19"/>
          <w:szCs w:val="19"/>
        </w:rPr>
        <w:t>27</w:t>
      </w:r>
      <w:r w:rsidRPr="22EC354F" w:rsidR="74C7576E">
        <w:rPr>
          <w:rFonts w:ascii="Courier New" w:hAnsi="Courier New" w:eastAsia="Courier New" w:cs="Courier New"/>
          <w:color w:val="000000" w:themeColor="text1" w:themeTint="FF" w:themeShade="FF"/>
          <w:sz w:val="19"/>
          <w:szCs w:val="19"/>
        </w:rPr>
        <w:t xml:space="preserve"> CTKNOW1_W702          </w:t>
      </w:r>
      <w:r>
        <w:tab/>
      </w:r>
      <w:r>
        <w:tab/>
      </w:r>
      <w:r w:rsidRPr="22EC354F" w:rsidR="74C7576E">
        <w:rPr>
          <w:rFonts w:ascii="Courier New" w:hAnsi="Courier New" w:eastAsia="Courier New" w:cs="Courier New"/>
          <w:color w:val="000000" w:themeColor="text1" w:themeTint="FF" w:themeShade="FF"/>
          <w:sz w:val="19"/>
          <w:szCs w:val="19"/>
        </w:rPr>
        <w:t>0.432</w:t>
      </w:r>
      <w:r>
        <w:tab/>
      </w:r>
      <w:r>
        <w:tab/>
      </w:r>
      <w:r w:rsidRPr="22EC354F" w:rsidR="74C7576E">
        <w:rPr>
          <w:rFonts w:ascii="Courier New" w:hAnsi="Courier New" w:eastAsia="Courier New" w:cs="Courier New"/>
          <w:color w:val="000000" w:themeColor="text1" w:themeTint="FF" w:themeShade="FF"/>
          <w:sz w:val="19"/>
          <w:szCs w:val="19"/>
        </w:rPr>
        <w:t>0.323</w:t>
      </w:r>
      <w:r>
        <w:tab/>
      </w:r>
      <w:r>
        <w:tab/>
      </w:r>
      <w:r w:rsidRPr="22EC354F" w:rsidR="74C7576E">
        <w:rPr>
          <w:rFonts w:ascii="Courier New" w:hAnsi="Courier New" w:eastAsia="Courier New" w:cs="Courier New"/>
          <w:color w:val="000000" w:themeColor="text1" w:themeTint="FF" w:themeShade="FF"/>
          <w:sz w:val="19"/>
          <w:szCs w:val="19"/>
        </w:rPr>
        <w:t>1.34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 xml:space="preserve">0.181      </w:t>
      </w:r>
      <w:r>
        <w:br/>
      </w:r>
      <w:r w:rsidRPr="22EC354F" w:rsidR="74C7576E">
        <w:rPr>
          <w:rFonts w:ascii="Courier New" w:hAnsi="Courier New" w:eastAsia="Courier New" w:cs="Courier New"/>
          <w:color w:val="BCBCBC"/>
          <w:sz w:val="19"/>
          <w:szCs w:val="19"/>
        </w:rPr>
        <w:t>28</w:t>
      </w:r>
      <w:r w:rsidRPr="22EC354F" w:rsidR="74C7576E">
        <w:rPr>
          <w:rFonts w:ascii="Courier New" w:hAnsi="Courier New" w:eastAsia="Courier New" w:cs="Courier New"/>
          <w:color w:val="000000" w:themeColor="text1" w:themeTint="FF" w:themeShade="FF"/>
          <w:sz w:val="19"/>
          <w:szCs w:val="19"/>
        </w:rPr>
        <w:t xml:space="preserve"> CTKNOW1_W703          </w:t>
      </w:r>
      <w:r>
        <w:tab/>
      </w:r>
      <w:r>
        <w:tab/>
      </w:r>
      <w:r w:rsidRPr="22EC354F" w:rsidR="74C7576E">
        <w:rPr>
          <w:rFonts w:ascii="Courier New" w:hAnsi="Courier New" w:eastAsia="Courier New" w:cs="Courier New"/>
          <w:color w:val="000000" w:themeColor="text1" w:themeTint="FF" w:themeShade="FF"/>
          <w:sz w:val="19"/>
          <w:szCs w:val="19"/>
        </w:rPr>
        <w:t>0.119</w:t>
      </w:r>
      <w:r>
        <w:tab/>
      </w:r>
      <w:r>
        <w:tab/>
      </w:r>
      <w:r w:rsidRPr="22EC354F" w:rsidR="74C7576E">
        <w:rPr>
          <w:rFonts w:ascii="Courier New" w:hAnsi="Courier New" w:eastAsia="Courier New" w:cs="Courier New"/>
          <w:color w:val="000000" w:themeColor="text1" w:themeTint="FF" w:themeShade="FF"/>
          <w:sz w:val="19"/>
          <w:szCs w:val="19"/>
        </w:rPr>
        <w:t>0.511</w:t>
      </w:r>
      <w:r>
        <w:tab/>
      </w:r>
      <w:r>
        <w:tab/>
      </w:r>
      <w:r w:rsidRPr="22EC354F" w:rsidR="74C7576E">
        <w:rPr>
          <w:rFonts w:ascii="Courier New" w:hAnsi="Courier New" w:eastAsia="Courier New" w:cs="Courier New"/>
          <w:color w:val="000000" w:themeColor="text1" w:themeTint="FF" w:themeShade="FF"/>
          <w:sz w:val="19"/>
          <w:szCs w:val="19"/>
        </w:rPr>
        <w:t>2.34</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0.815      </w:t>
      </w:r>
      <w:r>
        <w:br/>
      </w:r>
      <w:r w:rsidRPr="22EC354F" w:rsidR="74C7576E">
        <w:rPr>
          <w:rFonts w:ascii="Courier New" w:hAnsi="Courier New" w:eastAsia="Courier New" w:cs="Courier New"/>
          <w:color w:val="BCBCBC"/>
          <w:sz w:val="19"/>
          <w:szCs w:val="19"/>
        </w:rPr>
        <w:t>29</w:t>
      </w:r>
      <w:r w:rsidRPr="22EC354F" w:rsidR="74C7576E">
        <w:rPr>
          <w:rFonts w:ascii="Courier New" w:hAnsi="Courier New" w:eastAsia="Courier New" w:cs="Courier New"/>
          <w:color w:val="000000" w:themeColor="text1" w:themeTint="FF" w:themeShade="FF"/>
          <w:sz w:val="19"/>
          <w:szCs w:val="19"/>
        </w:rPr>
        <w:t xml:space="preserve"> CTKNOW1_W704          </w:t>
      </w:r>
      <w:r>
        <w:tab/>
      </w:r>
      <w:r>
        <w:tab/>
      </w:r>
      <w:r w:rsidRPr="22EC354F" w:rsidR="74C7576E">
        <w:rPr>
          <w:rFonts w:ascii="Courier New" w:hAnsi="Courier New" w:eastAsia="Courier New" w:cs="Courier New"/>
          <w:color w:val="000000" w:themeColor="text1" w:themeTint="FF" w:themeShade="FF"/>
          <w:sz w:val="19"/>
          <w:szCs w:val="19"/>
        </w:rPr>
        <w:t>1.62</w:t>
      </w:r>
      <w:r>
        <w:tab/>
      </w:r>
      <w:r>
        <w:tab/>
      </w:r>
      <w:r w:rsidRPr="22EC354F" w:rsidR="74C7576E">
        <w:rPr>
          <w:rFonts w:ascii="Courier New" w:hAnsi="Courier New" w:eastAsia="Courier New" w:cs="Courier New"/>
          <w:color w:val="000000" w:themeColor="text1" w:themeTint="FF" w:themeShade="FF"/>
          <w:sz w:val="19"/>
          <w:szCs w:val="19"/>
        </w:rPr>
        <w:t>0.627</w:t>
      </w:r>
      <w:r>
        <w:tab/>
      </w:r>
      <w:r>
        <w:tab/>
      </w:r>
      <w:r w:rsidRPr="22EC354F" w:rsidR="74C7576E">
        <w:rPr>
          <w:rFonts w:ascii="Courier New" w:hAnsi="Courier New" w:eastAsia="Courier New" w:cs="Courier New"/>
          <w:color w:val="000000" w:themeColor="text1" w:themeTint="FF" w:themeShade="FF"/>
          <w:sz w:val="19"/>
          <w:szCs w:val="19"/>
        </w:rPr>
        <w:t>2.59</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0.009</w:t>
      </w:r>
      <w:r w:rsidRPr="22EC354F" w:rsidR="74C7576E">
        <w:rPr>
          <w:rFonts w:ascii="Courier New" w:hAnsi="Courier New" w:eastAsia="Courier New" w:cs="Courier New"/>
          <w:color w:val="000000" w:themeColor="text1" w:themeTint="FF" w:themeShade="FF"/>
          <w:sz w:val="19"/>
          <w:szCs w:val="19"/>
          <w:u w:val="single"/>
        </w:rPr>
        <w:t>62</w:t>
      </w:r>
      <w:r w:rsidRPr="22EC354F" w:rsidR="74C7576E">
        <w:rPr>
          <w:rFonts w:ascii="Courier New" w:hAnsi="Courier New" w:eastAsia="Courier New" w:cs="Courier New"/>
          <w:color w:val="000000" w:themeColor="text1" w:themeTint="FF" w:themeShade="FF"/>
          <w:sz w:val="19"/>
          <w:szCs w:val="19"/>
        </w:rPr>
        <w:t xml:space="preserve">    </w:t>
      </w:r>
      <w:r>
        <w:br/>
      </w:r>
      <w:r w:rsidRPr="22EC354F" w:rsidR="74C7576E">
        <w:rPr>
          <w:rFonts w:ascii="Courier New" w:hAnsi="Courier New" w:eastAsia="Courier New" w:cs="Courier New"/>
          <w:color w:val="BCBCBC"/>
          <w:sz w:val="19"/>
          <w:szCs w:val="19"/>
        </w:rPr>
        <w:t>30</w:t>
      </w:r>
      <w:r w:rsidRPr="22EC354F" w:rsidR="74C7576E">
        <w:rPr>
          <w:rFonts w:ascii="Courier New" w:hAnsi="Courier New" w:eastAsia="Courier New" w:cs="Courier New"/>
          <w:color w:val="000000" w:themeColor="text1" w:themeTint="FF" w:themeShade="FF"/>
          <w:sz w:val="19"/>
          <w:szCs w:val="19"/>
        </w:rPr>
        <w:t xml:space="preserve"> CONTACTTRAC1_W70      </w:t>
      </w:r>
      <w:r>
        <w:tab/>
      </w:r>
      <w:r>
        <w:tab/>
      </w:r>
      <w:r w:rsidRPr="22EC354F" w:rsidR="74C7576E">
        <w:rPr>
          <w:rFonts w:ascii="Courier New" w:hAnsi="Courier New" w:eastAsia="Courier New" w:cs="Courier New"/>
          <w:color w:val="000000" w:themeColor="text1" w:themeTint="FF" w:themeShade="FF"/>
          <w:sz w:val="19"/>
          <w:szCs w:val="19"/>
        </w:rPr>
        <w:t>0.237</w:t>
      </w:r>
      <w:r>
        <w:tab/>
      </w:r>
      <w:r>
        <w:tab/>
      </w:r>
      <w:r w:rsidRPr="22EC354F" w:rsidR="74C7576E">
        <w:rPr>
          <w:rFonts w:ascii="Courier New" w:hAnsi="Courier New" w:eastAsia="Courier New" w:cs="Courier New"/>
          <w:color w:val="000000" w:themeColor="text1" w:themeTint="FF" w:themeShade="FF"/>
          <w:sz w:val="19"/>
          <w:szCs w:val="19"/>
        </w:rPr>
        <w:t>0.277</w:t>
      </w:r>
      <w:r>
        <w:tab/>
      </w:r>
      <w:r>
        <w:tab/>
      </w:r>
      <w:r w:rsidRPr="22EC354F" w:rsidR="74C7576E">
        <w:rPr>
          <w:rFonts w:ascii="Courier New" w:hAnsi="Courier New" w:eastAsia="Courier New" w:cs="Courier New"/>
          <w:color w:val="000000" w:themeColor="text1" w:themeTint="FF" w:themeShade="FF"/>
          <w:sz w:val="19"/>
          <w:szCs w:val="19"/>
        </w:rPr>
        <w:t>8.56</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0.392      </w:t>
      </w:r>
      <w:r>
        <w:br/>
      </w:r>
      <w:r w:rsidRPr="22EC354F" w:rsidR="74C7576E">
        <w:rPr>
          <w:rFonts w:ascii="Courier New" w:hAnsi="Courier New" w:eastAsia="Courier New" w:cs="Courier New"/>
          <w:color w:val="BCBCBC"/>
          <w:sz w:val="19"/>
          <w:szCs w:val="19"/>
        </w:rPr>
        <w:t>31</w:t>
      </w:r>
      <w:r w:rsidRPr="22EC354F" w:rsidR="74C7576E">
        <w:rPr>
          <w:rFonts w:ascii="Courier New" w:hAnsi="Courier New" w:eastAsia="Courier New" w:cs="Courier New"/>
          <w:color w:val="000000" w:themeColor="text1" w:themeTint="FF" w:themeShade="FF"/>
          <w:sz w:val="19"/>
          <w:szCs w:val="19"/>
        </w:rPr>
        <w:t xml:space="preserve"> SERMONISSUE_a_W70     </w:t>
      </w:r>
      <w:r>
        <w:tab/>
      </w:r>
      <w:r>
        <w:tab/>
      </w:r>
      <w:r w:rsidRPr="22EC354F" w:rsidR="74C7576E">
        <w:rPr>
          <w:rFonts w:ascii="Courier New" w:hAnsi="Courier New" w:eastAsia="Courier New" w:cs="Courier New"/>
          <w:color w:val="000000" w:themeColor="text1" w:themeTint="FF" w:themeShade="FF"/>
          <w:sz w:val="19"/>
          <w:szCs w:val="19"/>
        </w:rPr>
        <w:t>0.273</w:t>
      </w:r>
      <w:r>
        <w:tab/>
      </w:r>
      <w:r>
        <w:tab/>
      </w:r>
      <w:r w:rsidRPr="22EC354F" w:rsidR="74C7576E">
        <w:rPr>
          <w:rFonts w:ascii="Courier New" w:hAnsi="Courier New" w:eastAsia="Courier New" w:cs="Courier New"/>
          <w:color w:val="000000" w:themeColor="text1" w:themeTint="FF" w:themeShade="FF"/>
          <w:sz w:val="19"/>
          <w:szCs w:val="19"/>
        </w:rPr>
        <w:t xml:space="preserve">0.404 </w:t>
      </w:r>
      <w:r>
        <w:tab/>
      </w:r>
      <w:r>
        <w:tab/>
      </w:r>
      <w:r w:rsidRPr="22EC354F" w:rsidR="74C7576E">
        <w:rPr>
          <w:rFonts w:ascii="Courier New" w:hAnsi="Courier New" w:eastAsia="Courier New" w:cs="Courier New"/>
          <w:color w:val="000000" w:themeColor="text1" w:themeTint="FF" w:themeShade="FF"/>
          <w:sz w:val="19"/>
          <w:szCs w:val="19"/>
        </w:rPr>
        <w:t>6.76</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0.499      </w:t>
      </w:r>
      <w:r>
        <w:br/>
      </w:r>
      <w:r w:rsidRPr="22EC354F" w:rsidR="74C7576E">
        <w:rPr>
          <w:rFonts w:ascii="Courier New" w:hAnsi="Courier New" w:eastAsia="Courier New" w:cs="Courier New"/>
          <w:color w:val="BCBCBC"/>
          <w:sz w:val="19"/>
          <w:szCs w:val="19"/>
        </w:rPr>
        <w:t>32</w:t>
      </w:r>
      <w:r w:rsidRPr="22EC354F" w:rsidR="74C7576E">
        <w:rPr>
          <w:rFonts w:ascii="Courier New" w:hAnsi="Courier New" w:eastAsia="Courier New" w:cs="Courier New"/>
          <w:color w:val="000000" w:themeColor="text1" w:themeTint="FF" w:themeShade="FF"/>
          <w:sz w:val="19"/>
          <w:szCs w:val="19"/>
        </w:rPr>
        <w:t xml:space="preserve"> SERMONISSUE_b_W70     </w:t>
      </w:r>
      <w:r>
        <w:tab/>
      </w:r>
      <w:r>
        <w:tab/>
      </w:r>
      <w:r w:rsidRPr="22EC354F" w:rsidR="74C7576E">
        <w:rPr>
          <w:rFonts w:ascii="Courier New" w:hAnsi="Courier New" w:eastAsia="Courier New" w:cs="Courier New"/>
          <w:color w:val="000000" w:themeColor="text1" w:themeTint="FF" w:themeShade="FF"/>
          <w:sz w:val="19"/>
          <w:szCs w:val="19"/>
        </w:rPr>
        <w:t>0.715</w:t>
      </w:r>
      <w:r>
        <w:tab/>
      </w:r>
      <w:r>
        <w:tab/>
      </w:r>
      <w:r w:rsidRPr="22EC354F" w:rsidR="74C7576E">
        <w:rPr>
          <w:rFonts w:ascii="Courier New" w:hAnsi="Courier New" w:eastAsia="Courier New" w:cs="Courier New"/>
          <w:color w:val="000000" w:themeColor="text1" w:themeTint="FF" w:themeShade="FF"/>
          <w:sz w:val="19"/>
          <w:szCs w:val="19"/>
        </w:rPr>
        <w:t>0.328</w:t>
      </w:r>
      <w:r>
        <w:tab/>
      </w:r>
      <w:r>
        <w:tab/>
      </w:r>
      <w:r w:rsidRPr="22EC354F" w:rsidR="74C7576E">
        <w:rPr>
          <w:rFonts w:ascii="Courier New" w:hAnsi="Courier New" w:eastAsia="Courier New" w:cs="Courier New"/>
          <w:color w:val="000000" w:themeColor="text1" w:themeTint="FF" w:themeShade="FF"/>
          <w:sz w:val="19"/>
          <w:szCs w:val="19"/>
        </w:rPr>
        <w:t>2.18</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0.029</w:t>
      </w:r>
      <w:r w:rsidRPr="22EC354F" w:rsidR="74C7576E">
        <w:rPr>
          <w:rFonts w:ascii="Courier New" w:hAnsi="Courier New" w:eastAsia="Courier New" w:cs="Courier New"/>
          <w:color w:val="000000" w:themeColor="text1" w:themeTint="FF" w:themeShade="FF"/>
          <w:sz w:val="19"/>
          <w:szCs w:val="19"/>
          <w:u w:val="single"/>
        </w:rPr>
        <w:t>3</w:t>
      </w:r>
      <w:r w:rsidRPr="22EC354F" w:rsidR="74C7576E">
        <w:rPr>
          <w:rFonts w:ascii="Courier New" w:hAnsi="Courier New" w:eastAsia="Courier New" w:cs="Courier New"/>
          <w:color w:val="000000" w:themeColor="text1" w:themeTint="FF" w:themeShade="FF"/>
          <w:sz w:val="19"/>
          <w:szCs w:val="19"/>
        </w:rPr>
        <w:t xml:space="preserve">     </w:t>
      </w:r>
      <w:r>
        <w:br/>
      </w:r>
      <w:r w:rsidRPr="22EC354F" w:rsidR="74C7576E">
        <w:rPr>
          <w:rFonts w:ascii="Courier New" w:hAnsi="Courier New" w:eastAsia="Courier New" w:cs="Courier New"/>
          <w:color w:val="BCBCBC"/>
          <w:sz w:val="19"/>
          <w:szCs w:val="19"/>
        </w:rPr>
        <w:t>33</w:t>
      </w:r>
      <w:r w:rsidRPr="22EC354F" w:rsidR="74C7576E">
        <w:rPr>
          <w:rFonts w:ascii="Courier New" w:hAnsi="Courier New" w:eastAsia="Courier New" w:cs="Courier New"/>
          <w:color w:val="000000" w:themeColor="text1" w:themeTint="FF" w:themeShade="FF"/>
          <w:sz w:val="19"/>
          <w:szCs w:val="19"/>
        </w:rPr>
        <w:t xml:space="preserve"> SERMONISSUE_c_W702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1.43</w:t>
      </w:r>
      <w:r>
        <w:tab/>
      </w:r>
      <w:r>
        <w:tab/>
      </w:r>
      <w:r w:rsidRPr="22EC354F" w:rsidR="74C7576E">
        <w:rPr>
          <w:rFonts w:ascii="Courier New" w:hAnsi="Courier New" w:eastAsia="Courier New" w:cs="Courier New"/>
          <w:color w:val="000000" w:themeColor="text1" w:themeTint="FF" w:themeShade="FF"/>
          <w:sz w:val="19"/>
          <w:szCs w:val="19"/>
        </w:rPr>
        <w:t>0.406</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3.51</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0.000</w:t>
      </w:r>
      <w:r w:rsidRPr="22EC354F" w:rsidR="74C7576E">
        <w:rPr>
          <w:rFonts w:ascii="Courier New" w:hAnsi="Courier New" w:eastAsia="Courier New" w:cs="Courier New"/>
          <w:color w:val="000000" w:themeColor="text1" w:themeTint="FF" w:themeShade="FF"/>
          <w:sz w:val="19"/>
          <w:szCs w:val="19"/>
          <w:u w:val="single"/>
        </w:rPr>
        <w:t>445</w:t>
      </w:r>
      <w:r w:rsidRPr="22EC354F" w:rsidR="74C7576E">
        <w:rPr>
          <w:rFonts w:ascii="Courier New" w:hAnsi="Courier New" w:eastAsia="Courier New" w:cs="Courier New"/>
          <w:color w:val="000000" w:themeColor="text1" w:themeTint="FF" w:themeShade="FF"/>
          <w:sz w:val="19"/>
          <w:szCs w:val="19"/>
        </w:rPr>
        <w:t xml:space="preserve">   </w:t>
      </w:r>
      <w:r>
        <w:br/>
      </w:r>
      <w:r w:rsidRPr="22EC354F" w:rsidR="74C7576E">
        <w:rPr>
          <w:rFonts w:ascii="Courier New" w:hAnsi="Courier New" w:eastAsia="Courier New" w:cs="Courier New"/>
          <w:color w:val="BCBCBC"/>
          <w:sz w:val="19"/>
          <w:szCs w:val="19"/>
        </w:rPr>
        <w:t>34</w:t>
      </w:r>
      <w:r w:rsidRPr="22EC354F" w:rsidR="74C7576E">
        <w:rPr>
          <w:rFonts w:ascii="Courier New" w:hAnsi="Courier New" w:eastAsia="Courier New" w:cs="Courier New"/>
          <w:color w:val="000000" w:themeColor="text1" w:themeTint="FF" w:themeShade="FF"/>
          <w:sz w:val="19"/>
          <w:szCs w:val="19"/>
        </w:rPr>
        <w:t xml:space="preserve"> SERMONISSUE_d_W70     </w:t>
      </w:r>
      <w:r>
        <w:tab/>
      </w:r>
      <w:r>
        <w:tab/>
      </w:r>
      <w:r w:rsidRPr="22EC354F" w:rsidR="74C7576E">
        <w:rPr>
          <w:rFonts w:ascii="Courier New" w:hAnsi="Courier New" w:eastAsia="Courier New" w:cs="Courier New"/>
          <w:color w:val="000000" w:themeColor="text1" w:themeTint="FF" w:themeShade="FF"/>
          <w:sz w:val="19"/>
          <w:szCs w:val="19"/>
        </w:rPr>
        <w:t>0.046</w:t>
      </w:r>
      <w:r w:rsidRPr="22EC354F" w:rsidR="74C7576E">
        <w:rPr>
          <w:rFonts w:ascii="Courier New" w:hAnsi="Courier New" w:eastAsia="Courier New" w:cs="Courier New"/>
          <w:color w:val="000000" w:themeColor="text1" w:themeTint="FF" w:themeShade="FF"/>
          <w:sz w:val="19"/>
          <w:szCs w:val="19"/>
          <w:u w:val="single"/>
        </w:rPr>
        <w:t>2</w:t>
      </w:r>
      <w:r>
        <w:tab/>
      </w:r>
      <w:r>
        <w:tab/>
      </w:r>
      <w:r w:rsidRPr="22EC354F" w:rsidR="74C7576E">
        <w:rPr>
          <w:rFonts w:ascii="Courier New" w:hAnsi="Courier New" w:eastAsia="Courier New" w:cs="Courier New"/>
          <w:color w:val="000000" w:themeColor="text1" w:themeTint="FF" w:themeShade="FF"/>
          <w:sz w:val="19"/>
          <w:szCs w:val="19"/>
        </w:rPr>
        <w:t>0.138</w:t>
      </w:r>
      <w:r>
        <w:tab/>
      </w:r>
      <w:r>
        <w:tab/>
      </w:r>
      <w:r w:rsidRPr="22EC354F" w:rsidR="74C7576E">
        <w:rPr>
          <w:rFonts w:ascii="Courier New" w:hAnsi="Courier New" w:eastAsia="Courier New" w:cs="Courier New"/>
          <w:color w:val="000000" w:themeColor="text1" w:themeTint="FF" w:themeShade="FF"/>
          <w:sz w:val="19"/>
          <w:szCs w:val="19"/>
        </w:rPr>
        <w:t>3.35</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0.738      </w:t>
      </w:r>
      <w:r>
        <w:br/>
      </w:r>
      <w:r w:rsidRPr="22EC354F" w:rsidR="74C7576E">
        <w:rPr>
          <w:rFonts w:ascii="Courier New" w:hAnsi="Courier New" w:eastAsia="Courier New" w:cs="Courier New"/>
          <w:color w:val="BCBCBC"/>
          <w:sz w:val="19"/>
          <w:szCs w:val="19"/>
        </w:rPr>
        <w:t>35</w:t>
      </w:r>
      <w:r w:rsidRPr="22EC354F" w:rsidR="74C7576E">
        <w:rPr>
          <w:rFonts w:ascii="Courier New" w:hAnsi="Courier New" w:eastAsia="Courier New" w:cs="Courier New"/>
          <w:color w:val="000000" w:themeColor="text1" w:themeTint="FF" w:themeShade="FF"/>
          <w:sz w:val="19"/>
          <w:szCs w:val="19"/>
        </w:rPr>
        <w:t xml:space="preserve"> SERMONISSUE_e_W70     </w:t>
      </w:r>
      <w:r>
        <w:tab/>
      </w:r>
      <w:r>
        <w:tab/>
      </w:r>
      <w:r w:rsidRPr="22EC354F" w:rsidR="74C7576E">
        <w:rPr>
          <w:rFonts w:ascii="Courier New" w:hAnsi="Courier New" w:eastAsia="Courier New" w:cs="Courier New"/>
          <w:color w:val="000000" w:themeColor="text1" w:themeTint="FF" w:themeShade="FF"/>
          <w:sz w:val="19"/>
          <w:szCs w:val="19"/>
        </w:rPr>
        <w:t>0.047</w:t>
      </w:r>
      <w:r w:rsidRPr="22EC354F" w:rsidR="74C7576E">
        <w:rPr>
          <w:rFonts w:ascii="Courier New" w:hAnsi="Courier New" w:eastAsia="Courier New" w:cs="Courier New"/>
          <w:color w:val="000000" w:themeColor="text1" w:themeTint="FF" w:themeShade="FF"/>
          <w:sz w:val="19"/>
          <w:szCs w:val="19"/>
          <w:u w:val="single"/>
        </w:rPr>
        <w:t>3</w:t>
      </w:r>
      <w:r>
        <w:tab/>
      </w:r>
      <w:r>
        <w:tab/>
      </w:r>
      <w:r w:rsidRPr="22EC354F" w:rsidR="74C7576E">
        <w:rPr>
          <w:rFonts w:ascii="Courier New" w:hAnsi="Courier New" w:eastAsia="Courier New" w:cs="Courier New"/>
          <w:color w:val="000000" w:themeColor="text1" w:themeTint="FF" w:themeShade="FF"/>
          <w:sz w:val="19"/>
          <w:szCs w:val="19"/>
        </w:rPr>
        <w:t>0.293</w:t>
      </w:r>
      <w:r>
        <w:tab/>
      </w:r>
      <w:r>
        <w:tab/>
      </w:r>
      <w:r w:rsidRPr="22EC354F" w:rsidR="74C7576E">
        <w:rPr>
          <w:rFonts w:ascii="Courier New" w:hAnsi="Courier New" w:eastAsia="Courier New" w:cs="Courier New"/>
          <w:color w:val="000000" w:themeColor="text1" w:themeTint="FF" w:themeShade="FF"/>
          <w:sz w:val="19"/>
          <w:szCs w:val="19"/>
        </w:rPr>
        <w:t>1.62</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CC0000"/>
          <w:sz w:val="19"/>
          <w:szCs w:val="19"/>
        </w:rPr>
        <w:t>-1</w:t>
      </w:r>
      <w:r w:rsidRPr="22EC354F" w:rsidR="74C7576E">
        <w:rPr>
          <w:rFonts w:ascii="Courier New" w:hAnsi="Courier New" w:eastAsia="Courier New" w:cs="Courier New"/>
          <w:color w:val="000000" w:themeColor="text1" w:themeTint="FF" w:themeShade="FF"/>
          <w:sz w:val="19"/>
          <w:szCs w:val="19"/>
        </w:rPr>
        <w:t xml:space="preserve"> </w:t>
      </w:r>
      <w:r>
        <w:tab/>
      </w:r>
      <w:r w:rsidRPr="22EC354F" w:rsidR="74C7576E">
        <w:rPr>
          <w:rFonts w:ascii="Courier New" w:hAnsi="Courier New" w:eastAsia="Courier New" w:cs="Courier New"/>
          <w:color w:val="000000" w:themeColor="text1" w:themeTint="FF" w:themeShade="FF"/>
          <w:sz w:val="19"/>
          <w:szCs w:val="19"/>
        </w:rPr>
        <w:t xml:space="preserve">0.872      </w:t>
      </w:r>
      <w:r>
        <w:br/>
      </w:r>
      <w:r w:rsidRPr="22EC354F" w:rsidR="74C7576E">
        <w:rPr>
          <w:rFonts w:ascii="Courier New" w:hAnsi="Courier New" w:eastAsia="Courier New" w:cs="Courier New"/>
          <w:color w:val="BCBCBC"/>
          <w:sz w:val="19"/>
          <w:szCs w:val="19"/>
        </w:rPr>
        <w:t>36</w:t>
      </w:r>
      <w:r w:rsidRPr="22EC354F" w:rsidR="74C7576E">
        <w:rPr>
          <w:rFonts w:ascii="Courier New" w:hAnsi="Courier New" w:eastAsia="Courier New" w:cs="Courier New"/>
          <w:color w:val="000000" w:themeColor="text1" w:themeTint="FF" w:themeShade="FF"/>
          <w:sz w:val="19"/>
          <w:szCs w:val="19"/>
        </w:rPr>
        <w:t xml:space="preserve"> SERMONISSUE_f_W70    </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1.04</w:t>
      </w:r>
      <w:r>
        <w:tab/>
      </w:r>
      <w:r>
        <w:tab/>
      </w:r>
      <w:r w:rsidRPr="22EC354F" w:rsidR="74C7576E">
        <w:rPr>
          <w:rFonts w:ascii="Courier New" w:hAnsi="Courier New" w:eastAsia="Courier New" w:cs="Courier New"/>
          <w:color w:val="000000" w:themeColor="text1" w:themeTint="FF" w:themeShade="FF"/>
          <w:sz w:val="19"/>
          <w:szCs w:val="19"/>
        </w:rPr>
        <w:t>0.228</w:t>
      </w:r>
      <w:r>
        <w:tab/>
      </w:r>
      <w:r>
        <w:tab/>
      </w:r>
      <w:r w:rsidRPr="22EC354F" w:rsidR="74C7576E">
        <w:rPr>
          <w:rFonts w:ascii="Courier New" w:hAnsi="Courier New" w:eastAsia="Courier New" w:cs="Courier New"/>
          <w:color w:val="000000" w:themeColor="text1" w:themeTint="FF" w:themeShade="FF"/>
          <w:sz w:val="19"/>
          <w:szCs w:val="19"/>
        </w:rPr>
        <w:t>-</w:t>
      </w:r>
      <w:r w:rsidRPr="22EC354F" w:rsidR="74C7576E">
        <w:rPr>
          <w:rFonts w:ascii="Courier New" w:hAnsi="Courier New" w:eastAsia="Courier New" w:cs="Courier New"/>
          <w:color w:val="CC0000"/>
          <w:sz w:val="19"/>
          <w:szCs w:val="19"/>
        </w:rPr>
        <w:t>4.56</w:t>
      </w:r>
      <w:r w:rsidRPr="22EC354F" w:rsidR="74C7576E">
        <w:rPr>
          <w:rFonts w:ascii="Courier New" w:hAnsi="Courier New" w:eastAsia="Courier New" w:cs="Courier New"/>
          <w:color w:val="949494"/>
          <w:sz w:val="19"/>
          <w:szCs w:val="19"/>
        </w:rPr>
        <w:t>e</w:t>
      </w:r>
      <w:r w:rsidRPr="22EC354F" w:rsidR="74C7576E">
        <w:rPr>
          <w:rFonts w:ascii="Courier New" w:hAnsi="Courier New" w:eastAsia="Courier New" w:cs="Courier New"/>
          <w:color w:val="000000" w:themeColor="text1" w:themeTint="FF" w:themeShade="FF"/>
          <w:sz w:val="19"/>
          <w:szCs w:val="19"/>
        </w:rPr>
        <w:t xml:space="preserve">+0 </w:t>
      </w:r>
      <w:r>
        <w:tab/>
      </w:r>
      <w:r w:rsidRPr="22EC354F" w:rsidR="74C7576E">
        <w:rPr>
          <w:rFonts w:ascii="Courier New" w:hAnsi="Courier New" w:eastAsia="Courier New" w:cs="Courier New"/>
          <w:color w:val="000000" w:themeColor="text1" w:themeTint="FF" w:themeShade="FF"/>
          <w:sz w:val="19"/>
          <w:szCs w:val="19"/>
        </w:rPr>
        <w:t>0.000</w:t>
      </w:r>
      <w:r w:rsidRPr="22EC354F" w:rsidR="74C7576E">
        <w:rPr>
          <w:rFonts w:ascii="Courier New" w:hAnsi="Courier New" w:eastAsia="Courier New" w:cs="Courier New"/>
          <w:color w:val="000000" w:themeColor="text1" w:themeTint="FF" w:themeShade="FF"/>
          <w:sz w:val="19"/>
          <w:szCs w:val="19"/>
          <w:u w:val="single"/>
        </w:rPr>
        <w:t>005</w:t>
      </w:r>
      <w:r w:rsidRPr="22EC354F" w:rsidR="74C7576E">
        <w:rPr>
          <w:rFonts w:ascii="Courier New" w:hAnsi="Courier New" w:eastAsia="Courier New" w:cs="Courier New"/>
          <w:color w:val="000000" w:themeColor="text1" w:themeTint="FF" w:themeShade="FF"/>
          <w:sz w:val="19"/>
          <w:szCs w:val="19"/>
        </w:rPr>
        <w:t>02</w:t>
      </w:r>
    </w:p>
    <w:p w:rsidR="6F0F9380" w:rsidP="6F0F9380" w:rsidRDefault="6F0F9380" w14:paraId="2F9DB86E" w14:textId="44C9CF24">
      <w:pPr>
        <w:pStyle w:val="a1"/>
        <w:rPr>
          <w:rFonts w:ascii="Times New Roman" w:hAnsi="Times New Roman" w:eastAsia="Times New Roman" w:cs="Times New Roman"/>
          <w:color w:val="881798"/>
          <w:u w:val="single"/>
        </w:rPr>
      </w:pPr>
    </w:p>
    <w:p w:rsidR="1F27946A" w:rsidP="1F27946A" w:rsidRDefault="1F27946A" w14:paraId="31F70140" w14:textId="27CE63D8">
      <w:pPr>
        <w:pStyle w:val="a1"/>
      </w:pPr>
    </w:p>
    <w:p w:rsidR="6F0F9380" w:rsidP="6F0F9380" w:rsidRDefault="6F0F9380" w14:paraId="1FEDC703" w14:textId="4B0288A0">
      <w:pPr>
        <w:pStyle w:val="a1"/>
        <w:rPr>
          <w:del w:author="Herath, Vindyani" w:date="2025-12-14T20:35:25.287Z" w16du:dateUtc="2025-12-14T20:35:25.287Z" w:id="9312982"/>
          <w:rFonts w:ascii="Times New Roman" w:hAnsi="Times New Roman" w:eastAsia="Times New Roman" w:cs="Times New Roman"/>
          <w:color w:val="881798"/>
          <w:u w:val="single"/>
        </w:rPr>
      </w:pPr>
    </w:p>
    <w:p w:rsidR="006C2130" w:rsidRDefault="006C2130" w14:paraId="0C7227A4" w14:textId="190F2605">
      <w:pPr>
        <w:rPr>
          <w:del w:author="Herath, Vindyani" w:date="2025-12-14T20:35:22.32Z" w16du:dateUtc="2025-12-14T20:35:22.32Z" w:id="1579283180"/>
          <w:rFonts w:eastAsia="Times New Roman"/>
          <w:u w:val="single" w:color="000000"/>
          <w14:textOutline w14:w="0" w14:cap="flat" w14:cmpd="sng" w14:algn="ctr">
            <w14:noFill/>
            <w14:prstDash w14:val="solid"/>
            <w14:bevel/>
          </w14:textOutline>
        </w:rPr>
      </w:pPr>
    </w:p>
    <w:p w:rsidR="7F6BA7CC" w:rsidP="6F0F9380" w:rsidRDefault="7F6BA7CC" w14:paraId="7B3AAE4A" w14:textId="48B615E1">
      <w:pPr>
        <w:pStyle w:val="a1"/>
        <w:rPr>
          <w:rFonts w:ascii="Times New Roman" w:hAnsi="Times New Roman" w:eastAsia="Times New Roman" w:cs="Times New Roman"/>
          <w:color w:val="auto"/>
          <w:u w:val="single"/>
        </w:rPr>
      </w:pPr>
      <w:r w:rsidRPr="6F0F9380">
        <w:rPr>
          <w:rFonts w:ascii="Times New Roman" w:hAnsi="Times New Roman" w:eastAsia="Times New Roman" w:cs="Times New Roman"/>
          <w:color w:val="auto"/>
          <w:u w:val="single"/>
        </w:rPr>
        <w:t>Multinomial regression model summary for Protestants in wave 70</w:t>
      </w:r>
    </w:p>
    <w:p w:rsidR="006C2130" w:rsidP="306ACE6A" w:rsidRDefault="425C7447" w14:paraId="7BB15C6D" w14:textId="77777777">
      <w:pPr>
        <w:pStyle w:val="a1"/>
        <w:rPr>
          <w:rFonts w:ascii="Courier New" w:hAnsi="Courier New" w:eastAsia="Courier New" w:cs="Courier New"/>
          <w:color w:val="CC0000"/>
          <w:sz w:val="19"/>
          <w:szCs w:val="19"/>
        </w:rPr>
      </w:pPr>
      <w:commentRangeStart w:id="400"/>
      <w:r>
        <w:br/>
      </w:r>
      <w:r w:rsidRPr="22EC354F" w:rsidR="7ACC70AC">
        <w:rPr>
          <w:rFonts w:ascii="Courier New" w:hAnsi="Courier New" w:eastAsia="Courier New" w:cs="Courier New"/>
          <w:color w:val="000000" w:themeColor="text1" w:themeTint="FF" w:themeShade="FF"/>
          <w:sz w:val="19"/>
          <w:szCs w:val="19"/>
        </w:rPr>
        <w:t xml:space="preserve">   </w:t>
      </w:r>
      <w:r w:rsidRPr="22EC354F" w:rsidR="7ACC70AC">
        <w:rPr>
          <w:rFonts w:ascii="Courier New" w:hAnsi="Courier New" w:eastAsia="Courier New" w:cs="Courier New"/>
          <w:b w:val="1"/>
          <w:bCs w:val="1"/>
          <w:color w:val="000000" w:themeColor="text1" w:themeTint="FF" w:themeShade="FF"/>
          <w:sz w:val="19"/>
          <w:szCs w:val="19"/>
        </w:rPr>
        <w:t>y.level</w:t>
      </w:r>
      <w:r w:rsidRPr="22EC354F" w:rsidR="193FD540">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000000" w:themeColor="text1" w:themeTint="FF" w:themeShade="FF"/>
          <w:sz w:val="19"/>
          <w:szCs w:val="19"/>
        </w:rPr>
        <w:t>term</w:t>
      </w:r>
      <w:r>
        <w:tab/>
      </w:r>
      <w:r>
        <w:tab/>
      </w:r>
      <w:r>
        <w:tab/>
      </w:r>
      <w:r w:rsidRPr="22EC354F" w:rsidR="7ACC70AC">
        <w:rPr>
          <w:rFonts w:ascii="Courier New" w:hAnsi="Courier New" w:eastAsia="Courier New" w:cs="Courier New"/>
          <w:color w:val="000000" w:themeColor="text1" w:themeTint="FF" w:themeShade="FF"/>
          <w:sz w:val="19"/>
          <w:szCs w:val="19"/>
        </w:rPr>
        <w:t>estimate</w:t>
      </w:r>
      <w:r>
        <w:tab/>
      </w:r>
      <w:r w:rsidRPr="22EC354F" w:rsidR="7ACC70AC">
        <w:rPr>
          <w:rFonts w:ascii="Courier New" w:hAnsi="Courier New" w:eastAsia="Courier New" w:cs="Courier New"/>
          <w:color w:val="000000" w:themeColor="text1" w:themeTint="FF" w:themeShade="FF"/>
          <w:sz w:val="19"/>
          <w:szCs w:val="19"/>
        </w:rPr>
        <w:t>std.error</w:t>
      </w:r>
      <w:r>
        <w:tab/>
      </w:r>
      <w:r w:rsidRPr="22EC354F" w:rsidR="7ACC70AC">
        <w:rPr>
          <w:rFonts w:ascii="Courier New" w:hAnsi="Courier New" w:eastAsia="Courier New" w:cs="Courier New"/>
          <w:color w:val="000000" w:themeColor="text1" w:themeTint="FF" w:themeShade="FF"/>
          <w:sz w:val="19"/>
          <w:szCs w:val="19"/>
        </w:rPr>
        <w:t>statistic</w:t>
      </w:r>
      <w:r>
        <w:tab/>
      </w:r>
      <w:r w:rsidRPr="22EC354F" w:rsidR="7ACC70AC">
        <w:rPr>
          <w:rFonts w:ascii="Courier New" w:hAnsi="Courier New" w:eastAsia="Courier New" w:cs="Courier New"/>
          <w:color w:val="000000" w:themeColor="text1" w:themeTint="FF" w:themeShade="FF"/>
          <w:sz w:val="19"/>
          <w:szCs w:val="19"/>
        </w:rPr>
        <w:t>p.value</w:t>
      </w:r>
      <w:r>
        <w:br/>
      </w:r>
      <w:r w:rsidRPr="22EC354F" w:rsidR="193FD540">
        <w:rPr>
          <w:rFonts w:ascii="Courier New" w:hAnsi="Courier New" w:eastAsia="Courier New" w:cs="Courier New"/>
          <w:color w:val="000000" w:themeColor="text1" w:themeTint="FF" w:themeShade="FF"/>
          <w:sz w:val="19"/>
          <w:szCs w:val="19"/>
        </w:rPr>
        <w:t xml:space="preserve">   </w:t>
      </w:r>
      <w:r w:rsidRPr="22EC354F" w:rsidR="193FD540">
        <w:rPr>
          <w:rFonts w:ascii="Courier New" w:hAnsi="Courier New" w:eastAsia="Courier New" w:cs="Courier New"/>
          <w:b w:val="1"/>
          <w:bCs w:val="1"/>
          <w:color w:val="000000" w:themeColor="text1" w:themeTint="FF" w:themeShade="FF"/>
          <w:sz w:val="19"/>
          <w:szCs w:val="19"/>
        </w:rPr>
        <w:t>Online only</w:t>
      </w:r>
      <w:r>
        <w:br/>
      </w:r>
      <w:r w:rsidRPr="22EC354F" w:rsidR="7ACC70AC">
        <w:rPr>
          <w:rFonts w:ascii="Courier New" w:hAnsi="Courier New" w:eastAsia="Courier New" w:cs="Courier New"/>
          <w:color w:val="BCBCBC"/>
          <w:sz w:val="19"/>
          <w:szCs w:val="19"/>
        </w:rPr>
        <w:t xml:space="preserve"> 1</w:t>
      </w:r>
      <w:r w:rsidRPr="22EC354F" w:rsidR="7ACC70AC">
        <w:rPr>
          <w:rFonts w:ascii="Courier New" w:hAnsi="Courier New" w:eastAsia="Courier New" w:cs="Courier New"/>
          <w:color w:val="000000" w:themeColor="text1" w:themeTint="FF" w:themeShade="FF"/>
          <w:sz w:val="19"/>
          <w:szCs w:val="19"/>
        </w:rPr>
        <w:t xml:space="preserve"> (Intercept)</w:t>
      </w:r>
      <w:r>
        <w:tab/>
      </w:r>
      <w:r>
        <w:tab/>
      </w:r>
      <w:r>
        <w:tab/>
      </w:r>
      <w:r w:rsidRPr="22EC354F" w:rsidR="7ACC70AC">
        <w:rPr>
          <w:rFonts w:ascii="Courier New" w:hAnsi="Courier New" w:eastAsia="Courier New" w:cs="Courier New"/>
          <w:color w:val="000000" w:themeColor="text1" w:themeTint="FF" w:themeShade="FF"/>
          <w:sz w:val="19"/>
          <w:szCs w:val="19"/>
        </w:rPr>
        <w:t>1.24</w:t>
      </w:r>
      <w:r>
        <w:tab/>
      </w:r>
      <w:r>
        <w:tab/>
      </w:r>
      <w:r w:rsidRPr="22EC354F" w:rsidR="7ACC70AC">
        <w:rPr>
          <w:rFonts w:ascii="Courier New" w:hAnsi="Courier New" w:eastAsia="Courier New" w:cs="Courier New"/>
          <w:color w:val="000000" w:themeColor="text1" w:themeTint="FF" w:themeShade="FF"/>
          <w:sz w:val="19"/>
          <w:szCs w:val="19"/>
        </w:rPr>
        <w:t>0.708</w:t>
      </w:r>
      <w:r>
        <w:tab/>
      </w:r>
      <w:r>
        <w:tab/>
      </w:r>
      <w:r w:rsidRPr="22EC354F" w:rsidR="7ACC70AC">
        <w:rPr>
          <w:rFonts w:ascii="Courier New" w:hAnsi="Courier New" w:eastAsia="Courier New" w:cs="Courier New"/>
          <w:color w:val="000000" w:themeColor="text1" w:themeTint="FF" w:themeShade="FF"/>
          <w:sz w:val="19"/>
          <w:szCs w:val="19"/>
        </w:rPr>
        <w:t>1.75</w:t>
      </w:r>
      <w:r>
        <w:tab/>
      </w:r>
      <w:r>
        <w:tab/>
      </w:r>
      <w:r w:rsidRPr="22EC354F" w:rsidR="7ACC70AC">
        <w:rPr>
          <w:rFonts w:ascii="Courier New" w:hAnsi="Courier New" w:eastAsia="Courier New" w:cs="Courier New"/>
          <w:color w:val="000000" w:themeColor="text1" w:themeTint="FF" w:themeShade="FF"/>
          <w:sz w:val="19"/>
          <w:szCs w:val="19"/>
        </w:rPr>
        <w:t>8.06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 xml:space="preserve"> 2</w:t>
      </w:r>
      <w:r w:rsidRPr="22EC354F" w:rsidR="7ACC70AC">
        <w:rPr>
          <w:rFonts w:ascii="Courier New" w:hAnsi="Courier New" w:eastAsia="Courier New" w:cs="Courier New"/>
          <w:color w:val="000000" w:themeColor="text1" w:themeTint="FF" w:themeShade="FF"/>
          <w:sz w:val="19"/>
          <w:szCs w:val="19"/>
        </w:rPr>
        <w:t xml:space="preserve"> ATTENDCONF_W702</w:t>
      </w:r>
      <w:r>
        <w:tab/>
      </w:r>
      <w:r>
        <w:tab/>
      </w:r>
      <w:r>
        <w:tab/>
      </w:r>
      <w:r w:rsidRPr="22EC354F" w:rsidR="7ACC70AC">
        <w:rPr>
          <w:rFonts w:ascii="Courier New" w:hAnsi="Courier New" w:eastAsia="Courier New" w:cs="Courier New"/>
          <w:color w:val="000000" w:themeColor="text1" w:themeTint="FF" w:themeShade="FF"/>
          <w:sz w:val="19"/>
          <w:szCs w:val="19"/>
        </w:rPr>
        <w:t xml:space="preserve">0.545      </w:t>
      </w:r>
      <w:r>
        <w:tab/>
      </w:r>
      <w:r w:rsidRPr="22EC354F" w:rsidR="7ACC70AC">
        <w:rPr>
          <w:rFonts w:ascii="Courier New" w:hAnsi="Courier New" w:eastAsia="Courier New" w:cs="Courier New"/>
          <w:color w:val="000000" w:themeColor="text1" w:themeTint="FF" w:themeShade="FF"/>
          <w:sz w:val="19"/>
          <w:szCs w:val="19"/>
        </w:rPr>
        <w:t xml:space="preserve">0.285     </w:t>
      </w:r>
      <w:r>
        <w:tab/>
      </w:r>
      <w:r w:rsidRPr="22EC354F" w:rsidR="7ACC70AC">
        <w:rPr>
          <w:rFonts w:ascii="Courier New" w:hAnsi="Courier New" w:eastAsia="Courier New" w:cs="Courier New"/>
          <w:color w:val="000000" w:themeColor="text1" w:themeTint="FF" w:themeShade="FF"/>
          <w:sz w:val="19"/>
          <w:szCs w:val="19"/>
        </w:rPr>
        <w:t xml:space="preserve">1.91  </w:t>
      </w:r>
      <w:r>
        <w:tab/>
      </w:r>
      <w:r>
        <w:tab/>
      </w:r>
      <w:r w:rsidRPr="22EC354F" w:rsidR="7ACC70AC">
        <w:rPr>
          <w:rFonts w:ascii="Courier New" w:hAnsi="Courier New" w:eastAsia="Courier New" w:cs="Courier New"/>
          <w:color w:val="000000" w:themeColor="text1" w:themeTint="FF" w:themeShade="FF"/>
          <w:sz w:val="19"/>
          <w:szCs w:val="19"/>
        </w:rPr>
        <w:t>5.56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 xml:space="preserve"> 3</w:t>
      </w:r>
      <w:r w:rsidRPr="22EC354F" w:rsidR="7ACC70AC">
        <w:rPr>
          <w:rFonts w:ascii="Courier New" w:hAnsi="Courier New" w:eastAsia="Courier New" w:cs="Courier New"/>
          <w:color w:val="000000" w:themeColor="text1" w:themeTint="FF" w:themeShade="FF"/>
          <w:sz w:val="19"/>
          <w:szCs w:val="19"/>
        </w:rPr>
        <w:t xml:space="preserve"> ATTENDCONF_W703</w:t>
      </w:r>
      <w:r>
        <w:tab/>
      </w:r>
      <w:r>
        <w:tab/>
      </w:r>
      <w:r>
        <w:tab/>
      </w:r>
      <w:r w:rsidRPr="22EC354F" w:rsidR="7ACC70AC">
        <w:rPr>
          <w:rFonts w:ascii="Courier New" w:hAnsi="Courier New" w:eastAsia="Courier New" w:cs="Courier New"/>
          <w:color w:val="000000" w:themeColor="text1" w:themeTint="FF" w:themeShade="FF"/>
          <w:sz w:val="19"/>
          <w:szCs w:val="19"/>
        </w:rPr>
        <w:t xml:space="preserve">2.59       </w:t>
      </w:r>
      <w:r>
        <w:tab/>
      </w:r>
      <w:r w:rsidRPr="22EC354F" w:rsidR="7ACC70AC">
        <w:rPr>
          <w:rFonts w:ascii="Courier New" w:hAnsi="Courier New" w:eastAsia="Courier New" w:cs="Courier New"/>
          <w:color w:val="000000" w:themeColor="text1" w:themeTint="FF" w:themeShade="FF"/>
          <w:sz w:val="19"/>
          <w:szCs w:val="19"/>
        </w:rPr>
        <w:t xml:space="preserve">0.672     </w:t>
      </w:r>
      <w:r>
        <w:tab/>
      </w:r>
      <w:r w:rsidRPr="22EC354F" w:rsidR="7ACC70AC">
        <w:rPr>
          <w:rFonts w:ascii="Courier New" w:hAnsi="Courier New" w:eastAsia="Courier New" w:cs="Courier New"/>
          <w:color w:val="000000" w:themeColor="text1" w:themeTint="FF" w:themeShade="FF"/>
          <w:sz w:val="19"/>
          <w:szCs w:val="19"/>
        </w:rPr>
        <w:t xml:space="preserve">3.84  </w:t>
      </w:r>
      <w:r>
        <w:tab/>
      </w:r>
      <w:r>
        <w:tab/>
      </w:r>
      <w:r w:rsidRPr="22EC354F" w:rsidR="7ACC70AC">
        <w:rPr>
          <w:rFonts w:ascii="Courier New" w:hAnsi="Courier New" w:eastAsia="Courier New" w:cs="Courier New"/>
          <w:color w:val="000000" w:themeColor="text1" w:themeTint="FF" w:themeShade="FF"/>
          <w:sz w:val="19"/>
          <w:szCs w:val="19"/>
        </w:rPr>
        <w:t>1.21</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4</w:t>
      </w:r>
      <w:r>
        <w:br/>
      </w:r>
      <w:r w:rsidRPr="22EC354F" w:rsidR="7ACC70AC">
        <w:rPr>
          <w:rFonts w:ascii="Courier New" w:hAnsi="Courier New" w:eastAsia="Courier New" w:cs="Courier New"/>
          <w:color w:val="BCBCBC"/>
          <w:sz w:val="19"/>
          <w:szCs w:val="19"/>
        </w:rPr>
        <w:t xml:space="preserve"> 4</w:t>
      </w:r>
      <w:r w:rsidRPr="22EC354F" w:rsidR="7ACC70AC">
        <w:rPr>
          <w:rFonts w:ascii="Courier New" w:hAnsi="Courier New" w:eastAsia="Courier New" w:cs="Courier New"/>
          <w:color w:val="000000" w:themeColor="text1" w:themeTint="FF" w:themeShade="FF"/>
          <w:sz w:val="19"/>
          <w:szCs w:val="19"/>
        </w:rPr>
        <w:t xml:space="preserve"> ATTENDCONF_W704</w:t>
      </w:r>
      <w:r>
        <w:tab/>
      </w:r>
      <w:r>
        <w:tab/>
      </w:r>
      <w:r>
        <w:tab/>
      </w:r>
      <w:r w:rsidRPr="22EC354F" w:rsidR="7ACC70AC">
        <w:rPr>
          <w:rFonts w:ascii="Courier New" w:hAnsi="Courier New" w:eastAsia="Courier New" w:cs="Courier New"/>
          <w:color w:val="000000" w:themeColor="text1" w:themeTint="FF" w:themeShade="FF"/>
          <w:sz w:val="19"/>
          <w:szCs w:val="19"/>
        </w:rPr>
        <w:t xml:space="preserve">16.0        </w:t>
      </w:r>
      <w:r>
        <w:tab/>
      </w:r>
      <w:r w:rsidRPr="22EC354F" w:rsidR="7ACC70AC">
        <w:rPr>
          <w:rFonts w:ascii="Courier New" w:hAnsi="Courier New" w:eastAsia="Courier New" w:cs="Courier New"/>
          <w:color w:val="000000" w:themeColor="text1" w:themeTint="FF" w:themeShade="FF"/>
          <w:sz w:val="19"/>
          <w:szCs w:val="19"/>
        </w:rPr>
        <w:t xml:space="preserve">0.391    </w:t>
      </w:r>
      <w:r>
        <w:tab/>
      </w:r>
      <w:r w:rsidRPr="22EC354F" w:rsidR="7ACC70AC">
        <w:rPr>
          <w:rFonts w:ascii="Courier New" w:hAnsi="Courier New" w:eastAsia="Courier New" w:cs="Courier New"/>
          <w:color w:val="000000" w:themeColor="text1" w:themeTint="FF" w:themeShade="FF"/>
          <w:sz w:val="19"/>
          <w:szCs w:val="19"/>
        </w:rPr>
        <w:t xml:space="preserve">40.8   </w:t>
      </w:r>
      <w:r>
        <w:tab/>
      </w:r>
      <w:r w:rsidRPr="22EC354F" w:rsidR="7ACC70AC">
        <w:rPr>
          <w:rFonts w:ascii="Courier New" w:hAnsi="Courier New" w:eastAsia="Courier New" w:cs="Courier New"/>
          <w:color w:val="000000" w:themeColor="text1" w:themeTint="FF" w:themeShade="FF"/>
          <w:sz w:val="19"/>
          <w:szCs w:val="19"/>
        </w:rPr>
        <w:t xml:space="preserve">0      </w:t>
      </w:r>
      <w:r>
        <w:br/>
      </w:r>
      <w:r w:rsidRPr="22EC354F" w:rsidR="7ACC70AC">
        <w:rPr>
          <w:rFonts w:ascii="Courier New" w:hAnsi="Courier New" w:eastAsia="Courier New" w:cs="Courier New"/>
          <w:color w:val="BCBCBC"/>
          <w:sz w:val="19"/>
          <w:szCs w:val="19"/>
        </w:rPr>
        <w:t xml:space="preserve"> 5</w:t>
      </w:r>
      <w:r w:rsidRPr="22EC354F" w:rsidR="7ACC70AC">
        <w:rPr>
          <w:rFonts w:ascii="Courier New" w:hAnsi="Courier New" w:eastAsia="Courier New" w:cs="Courier New"/>
          <w:color w:val="000000" w:themeColor="text1" w:themeTint="FF" w:themeShade="FF"/>
          <w:sz w:val="19"/>
          <w:szCs w:val="19"/>
        </w:rPr>
        <w:t xml:space="preserve"> CONGRESTRICT2_total_W701</w:t>
      </w:r>
      <w:r>
        <w:tab/>
      </w:r>
      <w:r w:rsidRPr="22EC354F" w:rsidR="7ACC70AC">
        <w:rPr>
          <w:rFonts w:ascii="Courier New" w:hAnsi="Courier New" w:eastAsia="Courier New" w:cs="Courier New"/>
          <w:color w:val="000000" w:themeColor="text1" w:themeTint="FF" w:themeShade="FF"/>
          <w:sz w:val="19"/>
          <w:szCs w:val="19"/>
        </w:rPr>
        <w:t xml:space="preserve">1.22       </w:t>
      </w:r>
      <w:r>
        <w:tab/>
      </w:r>
      <w:r w:rsidRPr="22EC354F" w:rsidR="7ACC70AC">
        <w:rPr>
          <w:rFonts w:ascii="Courier New" w:hAnsi="Courier New" w:eastAsia="Courier New" w:cs="Courier New"/>
          <w:color w:val="000000" w:themeColor="text1" w:themeTint="FF" w:themeShade="FF"/>
          <w:sz w:val="19"/>
          <w:szCs w:val="19"/>
        </w:rPr>
        <w:t xml:space="preserve">0.559    </w:t>
      </w:r>
      <w:r>
        <w:tab/>
      </w:r>
      <w:r w:rsidRPr="22EC354F" w:rsidR="7ACC70AC">
        <w:rPr>
          <w:rFonts w:ascii="Courier New" w:hAnsi="Courier New" w:eastAsia="Courier New" w:cs="Courier New"/>
          <w:color w:val="000000" w:themeColor="text1" w:themeTint="FF" w:themeShade="FF"/>
          <w:sz w:val="19"/>
          <w:szCs w:val="19"/>
        </w:rPr>
        <w:t xml:space="preserve">2.18  </w:t>
      </w:r>
      <w:r>
        <w:tab/>
      </w:r>
      <w:r>
        <w:tab/>
      </w:r>
      <w:r w:rsidRPr="22EC354F" w:rsidR="7ACC70AC">
        <w:rPr>
          <w:rFonts w:ascii="Courier New" w:hAnsi="Courier New" w:eastAsia="Courier New" w:cs="Courier New"/>
          <w:color w:val="000000" w:themeColor="text1" w:themeTint="FF" w:themeShade="FF"/>
          <w:sz w:val="19"/>
          <w:szCs w:val="19"/>
        </w:rPr>
        <w:t>2.96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 xml:space="preserve"> 6</w:t>
      </w:r>
      <w:r w:rsidRPr="22EC354F" w:rsidR="7ACC70AC">
        <w:rPr>
          <w:rFonts w:ascii="Courier New" w:hAnsi="Courier New" w:eastAsia="Courier New" w:cs="Courier New"/>
          <w:color w:val="000000" w:themeColor="text1" w:themeTint="FF" w:themeShade="FF"/>
          <w:sz w:val="19"/>
          <w:szCs w:val="19"/>
        </w:rPr>
        <w:t xml:space="preserve"> CONGRESTRICT2_total_W702</w:t>
      </w:r>
      <w:r>
        <w:tab/>
      </w:r>
      <w:r w:rsidRPr="22EC354F" w:rsidR="7ACC70AC">
        <w:rPr>
          <w:rFonts w:ascii="Courier New" w:hAnsi="Courier New" w:eastAsia="Courier New" w:cs="Courier New"/>
          <w:color w:val="000000" w:themeColor="text1" w:themeTint="FF" w:themeShade="FF"/>
          <w:sz w:val="19"/>
          <w:szCs w:val="19"/>
        </w:rPr>
        <w:t xml:space="preserve">0.740      </w:t>
      </w:r>
      <w:r>
        <w:tab/>
      </w:r>
      <w:r w:rsidRPr="22EC354F" w:rsidR="7ACC70AC">
        <w:rPr>
          <w:rFonts w:ascii="Courier New" w:hAnsi="Courier New" w:eastAsia="Courier New" w:cs="Courier New"/>
          <w:color w:val="000000" w:themeColor="text1" w:themeTint="FF" w:themeShade="FF"/>
          <w:sz w:val="19"/>
          <w:szCs w:val="19"/>
        </w:rPr>
        <w:t xml:space="preserve">0.509     </w:t>
      </w:r>
      <w:r>
        <w:tab/>
      </w:r>
      <w:r w:rsidRPr="22EC354F" w:rsidR="7ACC70AC">
        <w:rPr>
          <w:rFonts w:ascii="Courier New" w:hAnsi="Courier New" w:eastAsia="Courier New" w:cs="Courier New"/>
          <w:color w:val="000000" w:themeColor="text1" w:themeTint="FF" w:themeShade="FF"/>
          <w:sz w:val="19"/>
          <w:szCs w:val="19"/>
        </w:rPr>
        <w:t xml:space="preserve">1.45  </w:t>
      </w:r>
      <w:r>
        <w:tab/>
      </w:r>
      <w:r>
        <w:tab/>
      </w:r>
      <w:r w:rsidRPr="22EC354F" w:rsidR="7ACC70AC">
        <w:rPr>
          <w:rFonts w:ascii="Courier New" w:hAnsi="Courier New" w:eastAsia="Courier New" w:cs="Courier New"/>
          <w:color w:val="000000" w:themeColor="text1" w:themeTint="FF" w:themeShade="FF"/>
          <w:sz w:val="19"/>
          <w:szCs w:val="19"/>
        </w:rPr>
        <w:t>1.46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 xml:space="preserve"> 7</w:t>
      </w:r>
      <w:r w:rsidRPr="22EC354F" w:rsidR="7ACC70AC">
        <w:rPr>
          <w:rFonts w:ascii="Courier New" w:hAnsi="Courier New" w:eastAsia="Courier New" w:cs="Courier New"/>
          <w:color w:val="000000" w:themeColor="text1" w:themeTint="FF" w:themeShade="FF"/>
          <w:sz w:val="19"/>
          <w:szCs w:val="19"/>
        </w:rPr>
        <w:t xml:space="preserve"> CONGRESTRICT2_total_W703</w:t>
      </w:r>
      <w:r>
        <w:tab/>
      </w:r>
      <w:r w:rsidRPr="22EC354F" w:rsidR="7ACC70AC">
        <w:rPr>
          <w:rFonts w:ascii="Courier New" w:hAnsi="Courier New" w:eastAsia="Courier New" w:cs="Courier New"/>
          <w:color w:val="000000" w:themeColor="text1" w:themeTint="FF" w:themeShade="FF"/>
          <w:sz w:val="19"/>
          <w:szCs w:val="19"/>
        </w:rPr>
        <w:t xml:space="preserve">1.07       </w:t>
      </w:r>
      <w:r>
        <w:tab/>
      </w:r>
      <w:r w:rsidRPr="22EC354F" w:rsidR="7ACC70AC">
        <w:rPr>
          <w:rFonts w:ascii="Courier New" w:hAnsi="Courier New" w:eastAsia="Courier New" w:cs="Courier New"/>
          <w:color w:val="000000" w:themeColor="text1" w:themeTint="FF" w:themeShade="FF"/>
          <w:sz w:val="19"/>
          <w:szCs w:val="19"/>
        </w:rPr>
        <w:t xml:space="preserve">0.558     </w:t>
      </w:r>
      <w:r>
        <w:tab/>
      </w:r>
      <w:r w:rsidRPr="22EC354F" w:rsidR="7ACC70AC">
        <w:rPr>
          <w:rFonts w:ascii="Courier New" w:hAnsi="Courier New" w:eastAsia="Courier New" w:cs="Courier New"/>
          <w:color w:val="000000" w:themeColor="text1" w:themeTint="FF" w:themeShade="FF"/>
          <w:sz w:val="19"/>
          <w:szCs w:val="19"/>
        </w:rPr>
        <w:t xml:space="preserve">1.92  </w:t>
      </w:r>
      <w:r>
        <w:tab/>
      </w:r>
      <w:r>
        <w:tab/>
      </w:r>
      <w:r w:rsidRPr="22EC354F" w:rsidR="7ACC70AC">
        <w:rPr>
          <w:rFonts w:ascii="Courier New" w:hAnsi="Courier New" w:eastAsia="Courier New" w:cs="Courier New"/>
          <w:color w:val="000000" w:themeColor="text1" w:themeTint="FF" w:themeShade="FF"/>
          <w:sz w:val="19"/>
          <w:szCs w:val="19"/>
        </w:rPr>
        <w:t>5.55</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 xml:space="preserve"> 8</w:t>
      </w:r>
      <w:r w:rsidRPr="22EC354F" w:rsidR="7ACC70AC">
        <w:rPr>
          <w:rFonts w:ascii="Courier New" w:hAnsi="Courier New" w:eastAsia="Courier New" w:cs="Courier New"/>
          <w:color w:val="000000" w:themeColor="text1" w:themeTint="FF" w:themeShade="FF"/>
          <w:sz w:val="19"/>
          <w:szCs w:val="19"/>
        </w:rPr>
        <w:t xml:space="preserve"> COVIDTHREAT_health_cat2</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0.231</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0.303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0.763</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4.46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 xml:space="preserve"> 9</w:t>
      </w:r>
      <w:r w:rsidRPr="22EC354F" w:rsidR="7ACC70AC">
        <w:rPr>
          <w:rFonts w:ascii="Courier New" w:hAnsi="Courier New" w:eastAsia="Courier New" w:cs="Courier New"/>
          <w:color w:val="000000" w:themeColor="text1" w:themeTint="FF" w:themeShade="FF"/>
          <w:sz w:val="19"/>
          <w:szCs w:val="19"/>
        </w:rPr>
        <w:t xml:space="preserve"> COVIDTHREAT_health_cat3</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0.847</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0.853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0.994</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3.20</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10</w:t>
      </w:r>
      <w:r w:rsidRPr="22EC354F" w:rsidR="7ACC70AC">
        <w:rPr>
          <w:rFonts w:ascii="Courier New" w:hAnsi="Courier New" w:eastAsia="Courier New" w:cs="Courier New"/>
          <w:color w:val="000000" w:themeColor="text1" w:themeTint="FF" w:themeShade="FF"/>
          <w:sz w:val="19"/>
          <w:szCs w:val="19"/>
        </w:rPr>
        <w:t xml:space="preserve"> SNSUSE_W702                </w:t>
      </w:r>
      <w:r>
        <w:tab/>
      </w:r>
      <w:r w:rsidRPr="22EC354F" w:rsidR="7ACC70AC">
        <w:rPr>
          <w:rFonts w:ascii="Courier New" w:hAnsi="Courier New" w:eastAsia="Courier New" w:cs="Courier New"/>
          <w:color w:val="000000" w:themeColor="text1" w:themeTint="FF" w:themeShade="FF"/>
          <w:sz w:val="19"/>
          <w:szCs w:val="19"/>
        </w:rPr>
        <w:t xml:space="preserve">0.313      </w:t>
      </w:r>
      <w:r>
        <w:tab/>
      </w:r>
      <w:r w:rsidRPr="22EC354F" w:rsidR="7ACC70AC">
        <w:rPr>
          <w:rFonts w:ascii="Courier New" w:hAnsi="Courier New" w:eastAsia="Courier New" w:cs="Courier New"/>
          <w:color w:val="000000" w:themeColor="text1" w:themeTint="FF" w:themeShade="FF"/>
          <w:sz w:val="19"/>
          <w:szCs w:val="19"/>
        </w:rPr>
        <w:t xml:space="preserve">0.310     </w:t>
      </w:r>
      <w:r>
        <w:tab/>
      </w:r>
      <w:r w:rsidRPr="22EC354F" w:rsidR="7ACC70AC">
        <w:rPr>
          <w:rFonts w:ascii="Courier New" w:hAnsi="Courier New" w:eastAsia="Courier New" w:cs="Courier New"/>
          <w:color w:val="000000" w:themeColor="text1" w:themeTint="FF" w:themeShade="FF"/>
          <w:sz w:val="19"/>
          <w:szCs w:val="19"/>
        </w:rPr>
        <w:t xml:space="preserve">1.01  </w:t>
      </w:r>
      <w:r>
        <w:tab/>
      </w:r>
      <w:r>
        <w:tab/>
      </w:r>
      <w:r w:rsidRPr="22EC354F" w:rsidR="7ACC70AC">
        <w:rPr>
          <w:rFonts w:ascii="Courier New" w:hAnsi="Courier New" w:eastAsia="Courier New" w:cs="Courier New"/>
          <w:color w:val="000000" w:themeColor="text1" w:themeTint="FF" w:themeShade="FF"/>
          <w:sz w:val="19"/>
          <w:szCs w:val="19"/>
        </w:rPr>
        <w:t>3.12</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11</w:t>
      </w:r>
      <w:r w:rsidRPr="22EC354F" w:rsidR="7ACC70AC">
        <w:rPr>
          <w:rFonts w:ascii="Courier New" w:hAnsi="Courier New" w:eastAsia="Courier New" w:cs="Courier New"/>
          <w:color w:val="000000" w:themeColor="text1" w:themeTint="FF" w:themeShade="FF"/>
          <w:sz w:val="19"/>
          <w:szCs w:val="19"/>
        </w:rPr>
        <w:t xml:space="preserve"> F_ACSWEB2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1.36</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0.522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2.60</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9.25</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3</w:t>
      </w:r>
      <w:r>
        <w:br/>
      </w:r>
      <w:r w:rsidRPr="22EC354F" w:rsidR="7ACC70AC">
        <w:rPr>
          <w:rFonts w:ascii="Courier New" w:hAnsi="Courier New" w:eastAsia="Courier New" w:cs="Courier New"/>
          <w:color w:val="BCBCBC"/>
          <w:sz w:val="19"/>
          <w:szCs w:val="19"/>
        </w:rPr>
        <w:t>12</w:t>
      </w:r>
      <w:r w:rsidRPr="22EC354F" w:rsidR="7ACC70AC">
        <w:rPr>
          <w:rFonts w:ascii="Courier New" w:hAnsi="Courier New" w:eastAsia="Courier New" w:cs="Courier New"/>
          <w:color w:val="000000" w:themeColor="text1" w:themeTint="FF" w:themeShade="FF"/>
          <w:sz w:val="19"/>
          <w:szCs w:val="19"/>
        </w:rPr>
        <w:t xml:space="preserve"> COVIDCONG2_W702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2.24</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0.399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5.60</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2.13</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8</w:t>
      </w:r>
      <w:r>
        <w:br/>
      </w:r>
      <w:r w:rsidRPr="22EC354F" w:rsidR="7ACC70AC">
        <w:rPr>
          <w:rFonts w:ascii="Courier New" w:hAnsi="Courier New" w:eastAsia="Courier New" w:cs="Courier New"/>
          <w:color w:val="BCBCBC"/>
          <w:sz w:val="19"/>
          <w:szCs w:val="19"/>
        </w:rPr>
        <w:t>13</w:t>
      </w:r>
      <w:r w:rsidRPr="22EC354F" w:rsidR="7ACC70AC">
        <w:rPr>
          <w:rFonts w:ascii="Courier New" w:hAnsi="Courier New" w:eastAsia="Courier New" w:cs="Courier New"/>
          <w:color w:val="000000" w:themeColor="text1" w:themeTint="FF" w:themeShade="FF"/>
          <w:sz w:val="19"/>
          <w:szCs w:val="19"/>
        </w:rPr>
        <w:t xml:space="preserve"> CONGRESTRICT1_c_W702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0.622</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0.345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1.80</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7.16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14</w:t>
      </w:r>
      <w:r w:rsidRPr="22EC354F" w:rsidR="7ACC70AC">
        <w:rPr>
          <w:rFonts w:ascii="Courier New" w:hAnsi="Courier New" w:eastAsia="Courier New" w:cs="Courier New"/>
          <w:color w:val="000000" w:themeColor="text1" w:themeTint="FF" w:themeShade="FF"/>
          <w:sz w:val="19"/>
          <w:szCs w:val="19"/>
        </w:rPr>
        <w:t xml:space="preserve"> CONGRESTRICT1_c_W703       </w:t>
      </w:r>
      <w:r>
        <w:tab/>
      </w:r>
      <w:r w:rsidRPr="22EC354F" w:rsidR="7ACC70AC">
        <w:rPr>
          <w:rFonts w:ascii="Courier New" w:hAnsi="Courier New" w:eastAsia="Courier New" w:cs="Courier New"/>
          <w:color w:val="000000" w:themeColor="text1" w:themeTint="FF" w:themeShade="FF"/>
          <w:sz w:val="19"/>
          <w:szCs w:val="19"/>
        </w:rPr>
        <w:t xml:space="preserve">0.317      </w:t>
      </w:r>
      <w:r>
        <w:tab/>
      </w:r>
      <w:r w:rsidRPr="22EC354F" w:rsidR="7ACC70AC">
        <w:rPr>
          <w:rFonts w:ascii="Courier New" w:hAnsi="Courier New" w:eastAsia="Courier New" w:cs="Courier New"/>
          <w:color w:val="000000" w:themeColor="text1" w:themeTint="FF" w:themeShade="FF"/>
          <w:sz w:val="19"/>
          <w:szCs w:val="19"/>
        </w:rPr>
        <w:t xml:space="preserve">0.581     </w:t>
      </w:r>
      <w:r>
        <w:tab/>
      </w:r>
      <w:r w:rsidRPr="22EC354F" w:rsidR="7ACC70AC">
        <w:rPr>
          <w:rFonts w:ascii="Courier New" w:hAnsi="Courier New" w:eastAsia="Courier New" w:cs="Courier New"/>
          <w:color w:val="000000" w:themeColor="text1" w:themeTint="FF" w:themeShade="FF"/>
          <w:sz w:val="19"/>
          <w:szCs w:val="19"/>
        </w:rPr>
        <w:t xml:space="preserve">0.545 </w:t>
      </w:r>
      <w:r>
        <w:tab/>
      </w:r>
      <w:r>
        <w:tab/>
      </w:r>
      <w:r w:rsidRPr="22EC354F" w:rsidR="7ACC70AC">
        <w:rPr>
          <w:rFonts w:ascii="Courier New" w:hAnsi="Courier New" w:eastAsia="Courier New" w:cs="Courier New"/>
          <w:color w:val="000000" w:themeColor="text1" w:themeTint="FF" w:themeShade="FF"/>
          <w:sz w:val="19"/>
          <w:szCs w:val="19"/>
        </w:rPr>
        <w:t>5.85</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15</w:t>
      </w:r>
      <w:r w:rsidRPr="22EC354F" w:rsidR="7ACC70AC">
        <w:rPr>
          <w:rFonts w:ascii="Courier New" w:hAnsi="Courier New" w:eastAsia="Courier New" w:cs="Courier New"/>
          <w:color w:val="000000" w:themeColor="text1" w:themeTint="FF" w:themeShade="FF"/>
          <w:sz w:val="19"/>
          <w:szCs w:val="19"/>
        </w:rPr>
        <w:t xml:space="preserve"> CONGRESTRICT1_a_W702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0.968</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0.515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1.88</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6.01</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16</w:t>
      </w:r>
      <w:r w:rsidRPr="22EC354F" w:rsidR="7ACC70AC">
        <w:rPr>
          <w:rFonts w:ascii="Courier New" w:hAnsi="Courier New" w:eastAsia="Courier New" w:cs="Courier New"/>
          <w:color w:val="000000" w:themeColor="text1" w:themeTint="FF" w:themeShade="FF"/>
          <w:sz w:val="19"/>
          <w:szCs w:val="19"/>
        </w:rPr>
        <w:t xml:space="preserve"> CONGRESTRICT1_a_W703       </w:t>
      </w:r>
      <w:r>
        <w:tab/>
      </w:r>
      <w:r w:rsidRPr="22EC354F" w:rsidR="7ACC70AC">
        <w:rPr>
          <w:rFonts w:ascii="Courier New" w:hAnsi="Courier New" w:eastAsia="Courier New" w:cs="Courier New"/>
          <w:color w:val="000000" w:themeColor="text1" w:themeTint="FF" w:themeShade="FF"/>
          <w:sz w:val="19"/>
          <w:szCs w:val="19"/>
        </w:rPr>
        <w:t xml:space="preserve">2.04       </w:t>
      </w:r>
      <w:r>
        <w:tab/>
      </w:r>
      <w:r w:rsidRPr="22EC354F" w:rsidR="7ACC70AC">
        <w:rPr>
          <w:rFonts w:ascii="Courier New" w:hAnsi="Courier New" w:eastAsia="Courier New" w:cs="Courier New"/>
          <w:color w:val="000000" w:themeColor="text1" w:themeTint="FF" w:themeShade="FF"/>
          <w:sz w:val="19"/>
          <w:szCs w:val="19"/>
        </w:rPr>
        <w:t xml:space="preserve">1.19      </w:t>
      </w:r>
      <w:r>
        <w:tab/>
      </w:r>
      <w:r w:rsidRPr="22EC354F" w:rsidR="7ACC70AC">
        <w:rPr>
          <w:rFonts w:ascii="Courier New" w:hAnsi="Courier New" w:eastAsia="Courier New" w:cs="Courier New"/>
          <w:color w:val="000000" w:themeColor="text1" w:themeTint="FF" w:themeShade="FF"/>
          <w:sz w:val="19"/>
          <w:szCs w:val="19"/>
        </w:rPr>
        <w:t xml:space="preserve">1.72  </w:t>
      </w:r>
      <w:r>
        <w:tab/>
      </w:r>
      <w:r>
        <w:tab/>
      </w:r>
      <w:r w:rsidRPr="22EC354F" w:rsidR="7ACC70AC">
        <w:rPr>
          <w:rFonts w:ascii="Courier New" w:hAnsi="Courier New" w:eastAsia="Courier New" w:cs="Courier New"/>
          <w:color w:val="000000" w:themeColor="text1" w:themeTint="FF" w:themeShade="FF"/>
          <w:sz w:val="19"/>
          <w:szCs w:val="19"/>
        </w:rPr>
        <w:t>8.55</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17</w:t>
      </w:r>
      <w:r w:rsidRPr="22EC354F" w:rsidR="7ACC70AC">
        <w:rPr>
          <w:rFonts w:ascii="Courier New" w:hAnsi="Courier New" w:eastAsia="Courier New" w:cs="Courier New"/>
          <w:color w:val="000000" w:themeColor="text1" w:themeTint="FF" w:themeShade="FF"/>
          <w:sz w:val="19"/>
          <w:szCs w:val="19"/>
        </w:rPr>
        <w:t xml:space="preserve"> CONGRESTRICT1_b_W702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0.955</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0.341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2.80</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5.11</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3</w:t>
      </w:r>
      <w:r>
        <w:br/>
      </w:r>
      <w:r w:rsidRPr="22EC354F" w:rsidR="7ACC70AC">
        <w:rPr>
          <w:rFonts w:ascii="Courier New" w:hAnsi="Courier New" w:eastAsia="Courier New" w:cs="Courier New"/>
          <w:color w:val="BCBCBC"/>
          <w:sz w:val="19"/>
          <w:szCs w:val="19"/>
        </w:rPr>
        <w:t>18</w:t>
      </w:r>
      <w:r w:rsidRPr="22EC354F" w:rsidR="7ACC70AC">
        <w:rPr>
          <w:rFonts w:ascii="Courier New" w:hAnsi="Courier New" w:eastAsia="Courier New" w:cs="Courier New"/>
          <w:color w:val="000000" w:themeColor="text1" w:themeTint="FF" w:themeShade="FF"/>
          <w:sz w:val="19"/>
          <w:szCs w:val="19"/>
        </w:rPr>
        <w:t xml:space="preserve"> CONGRESTRICT1_b_W703       </w:t>
      </w:r>
      <w:r>
        <w:tab/>
      </w:r>
      <w:r w:rsidRPr="22EC354F" w:rsidR="7ACC70AC">
        <w:rPr>
          <w:rFonts w:ascii="Courier New" w:hAnsi="Courier New" w:eastAsia="Courier New" w:cs="Courier New"/>
          <w:color w:val="000000" w:themeColor="text1" w:themeTint="FF" w:themeShade="FF"/>
          <w:sz w:val="19"/>
          <w:szCs w:val="19"/>
        </w:rPr>
        <w:t xml:space="preserve">0.432      </w:t>
      </w:r>
      <w:r>
        <w:tab/>
      </w:r>
      <w:r w:rsidRPr="22EC354F" w:rsidR="7ACC70AC">
        <w:rPr>
          <w:rFonts w:ascii="Courier New" w:hAnsi="Courier New" w:eastAsia="Courier New" w:cs="Courier New"/>
          <w:color w:val="000000" w:themeColor="text1" w:themeTint="FF" w:themeShade="FF"/>
          <w:sz w:val="19"/>
          <w:szCs w:val="19"/>
        </w:rPr>
        <w:t xml:space="preserve">0.619     </w:t>
      </w:r>
      <w:r>
        <w:tab/>
      </w:r>
      <w:r w:rsidRPr="22EC354F" w:rsidR="7ACC70AC">
        <w:rPr>
          <w:rFonts w:ascii="Courier New" w:hAnsi="Courier New" w:eastAsia="Courier New" w:cs="Courier New"/>
          <w:color w:val="000000" w:themeColor="text1" w:themeTint="FF" w:themeShade="FF"/>
          <w:sz w:val="19"/>
          <w:szCs w:val="19"/>
        </w:rPr>
        <w:t xml:space="preserve">0.697 </w:t>
      </w:r>
      <w:r>
        <w:tab/>
      </w:r>
      <w:r>
        <w:tab/>
      </w:r>
      <w:r w:rsidRPr="22EC354F" w:rsidR="7ACC70AC">
        <w:rPr>
          <w:rFonts w:ascii="Courier New" w:hAnsi="Courier New" w:eastAsia="Courier New" w:cs="Courier New"/>
          <w:color w:val="000000" w:themeColor="text1" w:themeTint="FF" w:themeShade="FF"/>
          <w:sz w:val="19"/>
          <w:szCs w:val="19"/>
        </w:rPr>
        <w:t>4.86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19</w:t>
      </w:r>
      <w:r w:rsidRPr="22EC354F" w:rsidR="7ACC70AC">
        <w:rPr>
          <w:rFonts w:ascii="Courier New" w:hAnsi="Courier New" w:eastAsia="Courier New" w:cs="Courier New"/>
          <w:color w:val="000000" w:themeColor="text1" w:themeTint="FF" w:themeShade="FF"/>
          <w:sz w:val="19"/>
          <w:szCs w:val="19"/>
        </w:rPr>
        <w:t xml:space="preserve"> CONGRESTRICT2_d_W702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0.126</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0.312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0.405</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6.85</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20</w:t>
      </w:r>
      <w:r w:rsidRPr="22EC354F" w:rsidR="7ACC70AC">
        <w:rPr>
          <w:rFonts w:ascii="Courier New" w:hAnsi="Courier New" w:eastAsia="Courier New" w:cs="Courier New"/>
          <w:color w:val="000000" w:themeColor="text1" w:themeTint="FF" w:themeShade="FF"/>
          <w:sz w:val="19"/>
          <w:szCs w:val="19"/>
        </w:rPr>
        <w:t xml:space="preserve"> SERMONISSUE_c_W702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0.258</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0.288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0.894</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3.71</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21</w:t>
      </w:r>
      <w:r w:rsidRPr="22EC354F" w:rsidR="7ACC70AC">
        <w:rPr>
          <w:rFonts w:ascii="Courier New" w:hAnsi="Courier New" w:eastAsia="Courier New" w:cs="Courier New"/>
          <w:color w:val="000000" w:themeColor="text1" w:themeTint="FF" w:themeShade="FF"/>
          <w:sz w:val="19"/>
          <w:szCs w:val="19"/>
        </w:rPr>
        <w:t xml:space="preserve"> CTKNOW1_W702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0.456</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0.334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1.36</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1.72</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22</w:t>
      </w:r>
      <w:r w:rsidRPr="22EC354F" w:rsidR="7ACC70AC">
        <w:rPr>
          <w:rFonts w:ascii="Courier New" w:hAnsi="Courier New" w:eastAsia="Courier New" w:cs="Courier New"/>
          <w:color w:val="000000" w:themeColor="text1" w:themeTint="FF" w:themeShade="FF"/>
          <w:sz w:val="19"/>
          <w:szCs w:val="19"/>
        </w:rPr>
        <w:t xml:space="preserve"> CTKNOW1_W703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0.145</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0.454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0.319</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7.50</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23</w:t>
      </w:r>
      <w:r w:rsidRPr="22EC354F" w:rsidR="7ACC70AC">
        <w:rPr>
          <w:rFonts w:ascii="Courier New" w:hAnsi="Courier New" w:eastAsia="Courier New" w:cs="Courier New"/>
          <w:color w:val="000000" w:themeColor="text1" w:themeTint="FF" w:themeShade="FF"/>
          <w:sz w:val="19"/>
          <w:szCs w:val="19"/>
        </w:rPr>
        <w:t xml:space="preserve"> CTKNOW1_W704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1.13</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0.426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2.65</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8.02</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3</w:t>
      </w:r>
    </w:p>
    <w:p w:rsidR="425C7447" w:rsidP="22EC354F" w:rsidRDefault="03DD055B" w14:paraId="5DBA64E3" w14:textId="78F598DF">
      <w:pPr>
        <w:pStyle w:val="a1"/>
        <w:rPr>
          <w:rFonts w:ascii="Lucida Console" w:hAnsi="Lucida Console" w:eastAsia="Lucida Console" w:cs="Lucida Console"/>
          <w:color w:val="000000" w:themeColor="text1" w:themeTint="FF" w:themeShade="FF"/>
          <w:sz w:val="19"/>
          <w:szCs w:val="19"/>
        </w:rPr>
      </w:pPr>
      <w:r w:rsidRPr="22EC354F" w:rsidR="193FD540">
        <w:rPr>
          <w:rFonts w:ascii="Courier New" w:hAnsi="Courier New" w:eastAsia="Courier New" w:cs="Courier New"/>
          <w:b w:val="1"/>
          <w:bCs w:val="1"/>
          <w:color w:val="000000" w:themeColor="text1" w:themeTint="FF" w:themeShade="FF"/>
          <w:sz w:val="19"/>
          <w:szCs w:val="19"/>
        </w:rPr>
        <w:t xml:space="preserve">Both </w:t>
      </w:r>
      <w:r w:rsidRPr="22EC354F" w:rsidR="193FD540">
        <w:rPr>
          <w:rFonts w:ascii="Courier New" w:hAnsi="Courier New" w:eastAsia="Courier New" w:cs="Courier New"/>
          <w:color w:val="000000" w:themeColor="text1" w:themeTint="FF" w:themeShade="FF"/>
          <w:sz w:val="19"/>
          <w:szCs w:val="19"/>
        </w:rPr>
        <w:t xml:space="preserve">       </w:t>
      </w:r>
      <w:r>
        <w:br/>
      </w:r>
      <w:r w:rsidRPr="22EC354F" w:rsidR="7ACC70AC">
        <w:rPr>
          <w:rFonts w:ascii="Courier New" w:hAnsi="Courier New" w:eastAsia="Courier New" w:cs="Courier New"/>
          <w:color w:val="BCBCBC"/>
          <w:sz w:val="19"/>
          <w:szCs w:val="19"/>
        </w:rPr>
        <w:t>24</w:t>
      </w:r>
      <w:r w:rsidRPr="22EC354F" w:rsidR="7ACC70AC">
        <w:rPr>
          <w:rFonts w:ascii="Courier New" w:hAnsi="Courier New" w:eastAsia="Courier New" w:cs="Courier New"/>
          <w:color w:val="000000" w:themeColor="text1" w:themeTint="FF" w:themeShade="FF"/>
          <w:sz w:val="19"/>
          <w:szCs w:val="19"/>
        </w:rPr>
        <w:t xml:space="preserve"> (Intercept)</w:t>
      </w:r>
      <w:r>
        <w:tab/>
      </w:r>
      <w:r>
        <w:tab/>
      </w:r>
      <w:r>
        <w:tab/>
      </w:r>
      <w:r w:rsidRPr="22EC354F" w:rsidR="7ACC70AC">
        <w:rPr>
          <w:rFonts w:ascii="Courier New" w:hAnsi="Courier New" w:eastAsia="Courier New" w:cs="Courier New"/>
          <w:color w:val="000000" w:themeColor="text1" w:themeTint="FF" w:themeShade="FF"/>
          <w:sz w:val="19"/>
          <w:szCs w:val="19"/>
        </w:rPr>
        <w:t xml:space="preserve">1.99     </w:t>
      </w:r>
      <w:r>
        <w:tab/>
      </w:r>
      <w:r w:rsidRPr="22EC354F" w:rsidR="7ACC70AC">
        <w:rPr>
          <w:rFonts w:ascii="Courier New" w:hAnsi="Courier New" w:eastAsia="Courier New" w:cs="Courier New"/>
          <w:color w:val="000000" w:themeColor="text1" w:themeTint="FF" w:themeShade="FF"/>
          <w:sz w:val="19"/>
          <w:szCs w:val="19"/>
        </w:rPr>
        <w:t xml:space="preserve">0.641     </w:t>
      </w:r>
      <w:r>
        <w:tab/>
      </w:r>
      <w:r w:rsidRPr="22EC354F" w:rsidR="7ACC70AC">
        <w:rPr>
          <w:rFonts w:ascii="Courier New" w:hAnsi="Courier New" w:eastAsia="Courier New" w:cs="Courier New"/>
          <w:color w:val="000000" w:themeColor="text1" w:themeTint="FF" w:themeShade="FF"/>
          <w:sz w:val="19"/>
          <w:szCs w:val="19"/>
        </w:rPr>
        <w:t xml:space="preserve">3.10  </w:t>
      </w:r>
      <w:r>
        <w:tab/>
      </w:r>
      <w:r>
        <w:tab/>
      </w:r>
      <w:r w:rsidRPr="22EC354F" w:rsidR="7ACC70AC">
        <w:rPr>
          <w:rFonts w:ascii="Courier New" w:hAnsi="Courier New" w:eastAsia="Courier New" w:cs="Courier New"/>
          <w:color w:val="000000" w:themeColor="text1" w:themeTint="FF" w:themeShade="FF"/>
          <w:sz w:val="19"/>
          <w:szCs w:val="19"/>
        </w:rPr>
        <w:t>1.91</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3</w:t>
      </w:r>
      <w:r>
        <w:br/>
      </w:r>
      <w:r w:rsidRPr="22EC354F" w:rsidR="7ACC70AC">
        <w:rPr>
          <w:rFonts w:ascii="Courier New" w:hAnsi="Courier New" w:eastAsia="Courier New" w:cs="Courier New"/>
          <w:color w:val="BCBCBC"/>
          <w:sz w:val="19"/>
          <w:szCs w:val="19"/>
        </w:rPr>
        <w:t>25</w:t>
      </w:r>
      <w:r w:rsidRPr="22EC354F" w:rsidR="7ACC70AC">
        <w:rPr>
          <w:rFonts w:ascii="Courier New" w:hAnsi="Courier New" w:eastAsia="Courier New" w:cs="Courier New"/>
          <w:color w:val="000000" w:themeColor="text1" w:themeTint="FF" w:themeShade="FF"/>
          <w:sz w:val="19"/>
          <w:szCs w:val="19"/>
        </w:rPr>
        <w:t xml:space="preserve"> ATTENDCONF_W702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0.533</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0.265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2.01</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4.42</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26</w:t>
      </w:r>
      <w:r w:rsidRPr="22EC354F" w:rsidR="7ACC70AC">
        <w:rPr>
          <w:rFonts w:ascii="Courier New" w:hAnsi="Courier New" w:eastAsia="Courier New" w:cs="Courier New"/>
          <w:color w:val="000000" w:themeColor="text1" w:themeTint="FF" w:themeShade="FF"/>
          <w:sz w:val="19"/>
          <w:szCs w:val="19"/>
        </w:rPr>
        <w:t xml:space="preserve"> ATTENDCONF_W703            </w:t>
      </w:r>
      <w:r>
        <w:tab/>
      </w:r>
      <w:r w:rsidRPr="22EC354F" w:rsidR="7ACC70AC">
        <w:rPr>
          <w:rFonts w:ascii="Courier New" w:hAnsi="Courier New" w:eastAsia="Courier New" w:cs="Courier New"/>
          <w:color w:val="000000" w:themeColor="text1" w:themeTint="FF" w:themeShade="FF"/>
          <w:sz w:val="19"/>
          <w:szCs w:val="19"/>
        </w:rPr>
        <w:t xml:space="preserve">0.303      </w:t>
      </w:r>
      <w:r>
        <w:tab/>
      </w:r>
      <w:r w:rsidRPr="22EC354F" w:rsidR="7ACC70AC">
        <w:rPr>
          <w:rFonts w:ascii="Courier New" w:hAnsi="Courier New" w:eastAsia="Courier New" w:cs="Courier New"/>
          <w:color w:val="000000" w:themeColor="text1" w:themeTint="FF" w:themeShade="FF"/>
          <w:sz w:val="19"/>
          <w:szCs w:val="19"/>
        </w:rPr>
        <w:t xml:space="preserve">0.680     </w:t>
      </w:r>
      <w:r>
        <w:tab/>
      </w:r>
      <w:r w:rsidRPr="22EC354F" w:rsidR="7ACC70AC">
        <w:rPr>
          <w:rFonts w:ascii="Courier New" w:hAnsi="Courier New" w:eastAsia="Courier New" w:cs="Courier New"/>
          <w:color w:val="000000" w:themeColor="text1" w:themeTint="FF" w:themeShade="FF"/>
          <w:sz w:val="19"/>
          <w:szCs w:val="19"/>
        </w:rPr>
        <w:t xml:space="preserve">0.446 </w:t>
      </w:r>
      <w:r>
        <w:tab/>
      </w:r>
      <w:r>
        <w:tab/>
      </w:r>
      <w:r w:rsidRPr="22EC354F" w:rsidR="7ACC70AC">
        <w:rPr>
          <w:rFonts w:ascii="Courier New" w:hAnsi="Courier New" w:eastAsia="Courier New" w:cs="Courier New"/>
          <w:color w:val="000000" w:themeColor="text1" w:themeTint="FF" w:themeShade="FF"/>
          <w:sz w:val="19"/>
          <w:szCs w:val="19"/>
        </w:rPr>
        <w:t>6.56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27</w:t>
      </w:r>
      <w:r w:rsidRPr="22EC354F" w:rsidR="7ACC70AC">
        <w:rPr>
          <w:rFonts w:ascii="Courier New" w:hAnsi="Courier New" w:eastAsia="Courier New" w:cs="Courier New"/>
          <w:color w:val="000000" w:themeColor="text1" w:themeTint="FF" w:themeShade="FF"/>
          <w:sz w:val="19"/>
          <w:szCs w:val="19"/>
        </w:rPr>
        <w:t xml:space="preserve"> ATTENDCONF_W704           </w:t>
      </w:r>
      <w:r>
        <w:tab/>
      </w:r>
      <w:r w:rsidRPr="22EC354F" w:rsidR="7ACC70AC">
        <w:rPr>
          <w:rFonts w:ascii="Courier New" w:hAnsi="Courier New" w:eastAsia="Courier New" w:cs="Courier New"/>
          <w:color w:val="000000" w:themeColor="text1" w:themeTint="FF" w:themeShade="FF"/>
          <w:sz w:val="19"/>
          <w:szCs w:val="19"/>
        </w:rPr>
        <w:t xml:space="preserve">12.4        </w:t>
      </w:r>
      <w:r>
        <w:tab/>
      </w:r>
      <w:r w:rsidRPr="22EC354F" w:rsidR="7ACC70AC">
        <w:rPr>
          <w:rFonts w:ascii="Courier New" w:hAnsi="Courier New" w:eastAsia="Courier New" w:cs="Courier New"/>
          <w:color w:val="000000" w:themeColor="text1" w:themeTint="FF" w:themeShade="FF"/>
          <w:sz w:val="19"/>
          <w:szCs w:val="19"/>
        </w:rPr>
        <w:t xml:space="preserve">0.391    </w:t>
      </w:r>
      <w:r>
        <w:tab/>
      </w:r>
      <w:r w:rsidRPr="22EC354F" w:rsidR="7ACC70AC">
        <w:rPr>
          <w:rFonts w:ascii="Courier New" w:hAnsi="Courier New" w:eastAsia="Courier New" w:cs="Courier New"/>
          <w:color w:val="000000" w:themeColor="text1" w:themeTint="FF" w:themeShade="FF"/>
          <w:sz w:val="19"/>
          <w:szCs w:val="19"/>
        </w:rPr>
        <w:t xml:space="preserve">31.7   </w:t>
      </w:r>
      <w:r>
        <w:tab/>
      </w:r>
      <w:r w:rsidRPr="22EC354F" w:rsidR="7ACC70AC">
        <w:rPr>
          <w:rFonts w:ascii="Courier New" w:hAnsi="Courier New" w:eastAsia="Courier New" w:cs="Courier New"/>
          <w:color w:val="000000" w:themeColor="text1" w:themeTint="FF" w:themeShade="FF"/>
          <w:sz w:val="19"/>
          <w:szCs w:val="19"/>
        </w:rPr>
        <w:t>6.84</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w:t>
      </w:r>
      <w:r w:rsidRPr="22EC354F" w:rsidR="193FD540">
        <w:rPr>
          <w:rFonts w:ascii="Courier New" w:hAnsi="Courier New" w:eastAsia="Courier New" w:cs="Courier New"/>
          <w:color w:val="CC0000"/>
          <w:sz w:val="19"/>
          <w:szCs w:val="19"/>
        </w:rPr>
        <w:t xml:space="preserve"> </w:t>
      </w:r>
      <w:r w:rsidRPr="22EC354F" w:rsidR="7ACC70AC">
        <w:rPr>
          <w:rFonts w:ascii="Courier New" w:hAnsi="Courier New" w:eastAsia="Courier New" w:cs="Courier New"/>
          <w:color w:val="CC0000"/>
          <w:sz w:val="19"/>
          <w:szCs w:val="19"/>
        </w:rPr>
        <w:t>22</w:t>
      </w:r>
      <w:r>
        <w:br/>
      </w:r>
      <w:r w:rsidRPr="22EC354F" w:rsidR="7ACC70AC">
        <w:rPr>
          <w:rFonts w:ascii="Courier New" w:hAnsi="Courier New" w:eastAsia="Courier New" w:cs="Courier New"/>
          <w:color w:val="BCBCBC"/>
          <w:sz w:val="19"/>
          <w:szCs w:val="19"/>
        </w:rPr>
        <w:t>28</w:t>
      </w:r>
      <w:r w:rsidRPr="22EC354F" w:rsidR="7ACC70AC">
        <w:rPr>
          <w:rFonts w:ascii="Courier New" w:hAnsi="Courier New" w:eastAsia="Courier New" w:cs="Courier New"/>
          <w:color w:val="000000" w:themeColor="text1" w:themeTint="FF" w:themeShade="FF"/>
          <w:sz w:val="19"/>
          <w:szCs w:val="19"/>
        </w:rPr>
        <w:t xml:space="preserve"> CONGRESTRICT2_total_W701   </w:t>
      </w:r>
      <w:r>
        <w:tab/>
      </w:r>
      <w:r w:rsidRPr="22EC354F" w:rsidR="7ACC70AC">
        <w:rPr>
          <w:rFonts w:ascii="Courier New" w:hAnsi="Courier New" w:eastAsia="Courier New" w:cs="Courier New"/>
          <w:color w:val="000000" w:themeColor="text1" w:themeTint="FF" w:themeShade="FF"/>
          <w:sz w:val="19"/>
          <w:szCs w:val="19"/>
        </w:rPr>
        <w:t xml:space="preserve">1.22       </w:t>
      </w:r>
      <w:r>
        <w:tab/>
      </w:r>
      <w:r w:rsidRPr="22EC354F" w:rsidR="7ACC70AC">
        <w:rPr>
          <w:rFonts w:ascii="Courier New" w:hAnsi="Courier New" w:eastAsia="Courier New" w:cs="Courier New"/>
          <w:color w:val="000000" w:themeColor="text1" w:themeTint="FF" w:themeShade="FF"/>
          <w:sz w:val="19"/>
          <w:szCs w:val="19"/>
        </w:rPr>
        <w:t xml:space="preserve">0.461     </w:t>
      </w:r>
      <w:r>
        <w:tab/>
      </w:r>
      <w:r w:rsidRPr="22EC354F" w:rsidR="7ACC70AC">
        <w:rPr>
          <w:rFonts w:ascii="Courier New" w:hAnsi="Courier New" w:eastAsia="Courier New" w:cs="Courier New"/>
          <w:color w:val="000000" w:themeColor="text1" w:themeTint="FF" w:themeShade="FF"/>
          <w:sz w:val="19"/>
          <w:szCs w:val="19"/>
        </w:rPr>
        <w:t xml:space="preserve">2.64  </w:t>
      </w:r>
      <w:r>
        <w:tab/>
      </w:r>
      <w:r>
        <w:tab/>
      </w:r>
      <w:r w:rsidRPr="22EC354F" w:rsidR="7ACC70AC">
        <w:rPr>
          <w:rFonts w:ascii="Courier New" w:hAnsi="Courier New" w:eastAsia="Courier New" w:cs="Courier New"/>
          <w:color w:val="000000" w:themeColor="text1" w:themeTint="FF" w:themeShade="FF"/>
          <w:sz w:val="19"/>
          <w:szCs w:val="19"/>
        </w:rPr>
        <w:t>8.26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3</w:t>
      </w:r>
      <w:r>
        <w:br/>
      </w:r>
      <w:r w:rsidRPr="22EC354F" w:rsidR="7ACC70AC">
        <w:rPr>
          <w:rFonts w:ascii="Courier New" w:hAnsi="Courier New" w:eastAsia="Courier New" w:cs="Courier New"/>
          <w:color w:val="BCBCBC"/>
          <w:sz w:val="19"/>
          <w:szCs w:val="19"/>
        </w:rPr>
        <w:t>29</w:t>
      </w:r>
      <w:r w:rsidRPr="22EC354F" w:rsidR="7ACC70AC">
        <w:rPr>
          <w:rFonts w:ascii="Courier New" w:hAnsi="Courier New" w:eastAsia="Courier New" w:cs="Courier New"/>
          <w:color w:val="000000" w:themeColor="text1" w:themeTint="FF" w:themeShade="FF"/>
          <w:sz w:val="19"/>
          <w:szCs w:val="19"/>
        </w:rPr>
        <w:t xml:space="preserve"> CONGRESTRICT2_total_W702   </w:t>
      </w:r>
      <w:r>
        <w:tab/>
      </w:r>
      <w:r w:rsidRPr="22EC354F" w:rsidR="7ACC70AC">
        <w:rPr>
          <w:rFonts w:ascii="Courier New" w:hAnsi="Courier New" w:eastAsia="Courier New" w:cs="Courier New"/>
          <w:color w:val="000000" w:themeColor="text1" w:themeTint="FF" w:themeShade="FF"/>
          <w:sz w:val="19"/>
          <w:szCs w:val="19"/>
        </w:rPr>
        <w:t xml:space="preserve">0.591      </w:t>
      </w:r>
      <w:r>
        <w:tab/>
      </w:r>
      <w:r w:rsidRPr="22EC354F" w:rsidR="7ACC70AC">
        <w:rPr>
          <w:rFonts w:ascii="Courier New" w:hAnsi="Courier New" w:eastAsia="Courier New" w:cs="Courier New"/>
          <w:color w:val="000000" w:themeColor="text1" w:themeTint="FF" w:themeShade="FF"/>
          <w:sz w:val="19"/>
          <w:szCs w:val="19"/>
        </w:rPr>
        <w:t xml:space="preserve">0.429     </w:t>
      </w:r>
      <w:r>
        <w:tab/>
      </w:r>
      <w:r w:rsidRPr="22EC354F" w:rsidR="7ACC70AC">
        <w:rPr>
          <w:rFonts w:ascii="Courier New" w:hAnsi="Courier New" w:eastAsia="Courier New" w:cs="Courier New"/>
          <w:color w:val="000000" w:themeColor="text1" w:themeTint="FF" w:themeShade="FF"/>
          <w:sz w:val="19"/>
          <w:szCs w:val="19"/>
        </w:rPr>
        <w:t xml:space="preserve">1.38  </w:t>
      </w:r>
      <w:r>
        <w:tab/>
      </w:r>
      <w:r>
        <w:tab/>
      </w:r>
      <w:r w:rsidRPr="22EC354F" w:rsidR="7ACC70AC">
        <w:rPr>
          <w:rFonts w:ascii="Courier New" w:hAnsi="Courier New" w:eastAsia="Courier New" w:cs="Courier New"/>
          <w:color w:val="000000" w:themeColor="text1" w:themeTint="FF" w:themeShade="FF"/>
          <w:sz w:val="19"/>
          <w:szCs w:val="19"/>
        </w:rPr>
        <w:t>1.68</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30</w:t>
      </w:r>
      <w:r w:rsidRPr="22EC354F" w:rsidR="7ACC70AC">
        <w:rPr>
          <w:rFonts w:ascii="Courier New" w:hAnsi="Courier New" w:eastAsia="Courier New" w:cs="Courier New"/>
          <w:color w:val="000000" w:themeColor="text1" w:themeTint="FF" w:themeShade="FF"/>
          <w:sz w:val="19"/>
          <w:szCs w:val="19"/>
        </w:rPr>
        <w:t xml:space="preserve"> CONGRESTRICT2_total_W703   </w:t>
      </w:r>
      <w:r>
        <w:tab/>
      </w:r>
      <w:r w:rsidRPr="22EC354F" w:rsidR="7ACC70AC">
        <w:rPr>
          <w:rFonts w:ascii="Courier New" w:hAnsi="Courier New" w:eastAsia="Courier New" w:cs="Courier New"/>
          <w:color w:val="000000" w:themeColor="text1" w:themeTint="FF" w:themeShade="FF"/>
          <w:sz w:val="19"/>
          <w:szCs w:val="19"/>
        </w:rPr>
        <w:t xml:space="preserve">0.751      </w:t>
      </w:r>
      <w:r>
        <w:tab/>
      </w:r>
      <w:r w:rsidRPr="22EC354F" w:rsidR="7ACC70AC">
        <w:rPr>
          <w:rFonts w:ascii="Courier New" w:hAnsi="Courier New" w:eastAsia="Courier New" w:cs="Courier New"/>
          <w:color w:val="000000" w:themeColor="text1" w:themeTint="FF" w:themeShade="FF"/>
          <w:sz w:val="19"/>
          <w:szCs w:val="19"/>
        </w:rPr>
        <w:t xml:space="preserve">0.498     </w:t>
      </w:r>
      <w:r>
        <w:tab/>
      </w:r>
      <w:r w:rsidRPr="22EC354F" w:rsidR="7ACC70AC">
        <w:rPr>
          <w:rFonts w:ascii="Courier New" w:hAnsi="Courier New" w:eastAsia="Courier New" w:cs="Courier New"/>
          <w:color w:val="000000" w:themeColor="text1" w:themeTint="FF" w:themeShade="FF"/>
          <w:sz w:val="19"/>
          <w:szCs w:val="19"/>
        </w:rPr>
        <w:t xml:space="preserve">1.51  </w:t>
      </w:r>
      <w:r>
        <w:tab/>
      </w:r>
      <w:r>
        <w:tab/>
      </w:r>
      <w:r w:rsidRPr="22EC354F" w:rsidR="7ACC70AC">
        <w:rPr>
          <w:rFonts w:ascii="Courier New" w:hAnsi="Courier New" w:eastAsia="Courier New" w:cs="Courier New"/>
          <w:color w:val="000000" w:themeColor="text1" w:themeTint="FF" w:themeShade="FF"/>
          <w:sz w:val="19"/>
          <w:szCs w:val="19"/>
        </w:rPr>
        <w:t>1.32</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31</w:t>
      </w:r>
      <w:r w:rsidRPr="22EC354F" w:rsidR="7ACC70AC">
        <w:rPr>
          <w:rFonts w:ascii="Courier New" w:hAnsi="Courier New" w:eastAsia="Courier New" w:cs="Courier New"/>
          <w:color w:val="000000" w:themeColor="text1" w:themeTint="FF" w:themeShade="FF"/>
          <w:sz w:val="19"/>
          <w:szCs w:val="19"/>
        </w:rPr>
        <w:t xml:space="preserve"> COVIDTHREAT_health_cat2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0.196</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0.284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0.690</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4.90</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32</w:t>
      </w:r>
      <w:r w:rsidRPr="22EC354F" w:rsidR="7ACC70AC">
        <w:rPr>
          <w:rFonts w:ascii="Courier New" w:hAnsi="Courier New" w:eastAsia="Courier New" w:cs="Courier New"/>
          <w:color w:val="000000" w:themeColor="text1" w:themeTint="FF" w:themeShade="FF"/>
          <w:sz w:val="19"/>
          <w:szCs w:val="19"/>
        </w:rPr>
        <w:t xml:space="preserve"> COVIDTHREAT_health_cat3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0.783</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0.705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1.11</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2.67</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33</w:t>
      </w:r>
      <w:r w:rsidRPr="22EC354F" w:rsidR="7ACC70AC">
        <w:rPr>
          <w:rFonts w:ascii="Courier New" w:hAnsi="Courier New" w:eastAsia="Courier New" w:cs="Courier New"/>
          <w:color w:val="000000" w:themeColor="text1" w:themeTint="FF" w:themeShade="FF"/>
          <w:sz w:val="19"/>
          <w:szCs w:val="19"/>
        </w:rPr>
        <w:t xml:space="preserve"> SNSUSE_W702                </w:t>
      </w:r>
      <w:r>
        <w:tab/>
      </w:r>
      <w:r w:rsidRPr="22EC354F" w:rsidR="7ACC70AC">
        <w:rPr>
          <w:rFonts w:ascii="Courier New" w:hAnsi="Courier New" w:eastAsia="Courier New" w:cs="Courier New"/>
          <w:color w:val="000000" w:themeColor="text1" w:themeTint="FF" w:themeShade="FF"/>
          <w:sz w:val="19"/>
          <w:szCs w:val="19"/>
        </w:rPr>
        <w:t>0.051</w:t>
      </w:r>
      <w:r w:rsidRPr="22EC354F" w:rsidR="7ACC70AC">
        <w:rPr>
          <w:rFonts w:ascii="Courier New" w:hAnsi="Courier New" w:eastAsia="Courier New" w:cs="Courier New"/>
          <w:color w:val="000000" w:themeColor="text1" w:themeTint="FF" w:themeShade="FF"/>
          <w:sz w:val="19"/>
          <w:szCs w:val="19"/>
          <w:u w:val="single"/>
        </w:rPr>
        <w:t>2</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0.293     </w:t>
      </w:r>
      <w:r>
        <w:tab/>
      </w:r>
      <w:r w:rsidRPr="22EC354F" w:rsidR="7ACC70AC">
        <w:rPr>
          <w:rFonts w:ascii="Courier New" w:hAnsi="Courier New" w:eastAsia="Courier New" w:cs="Courier New"/>
          <w:color w:val="000000" w:themeColor="text1" w:themeTint="FF" w:themeShade="FF"/>
          <w:sz w:val="19"/>
          <w:szCs w:val="19"/>
        </w:rPr>
        <w:t xml:space="preserve">0.174 </w:t>
      </w:r>
      <w:r>
        <w:tab/>
      </w:r>
      <w:r>
        <w:tab/>
      </w:r>
      <w:r w:rsidRPr="22EC354F" w:rsidR="7ACC70AC">
        <w:rPr>
          <w:rFonts w:ascii="Courier New" w:hAnsi="Courier New" w:eastAsia="Courier New" w:cs="Courier New"/>
          <w:color w:val="000000" w:themeColor="text1" w:themeTint="FF" w:themeShade="FF"/>
          <w:sz w:val="19"/>
          <w:szCs w:val="19"/>
        </w:rPr>
        <w:t>8.61</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34</w:t>
      </w:r>
      <w:r w:rsidRPr="22EC354F" w:rsidR="7ACC70AC">
        <w:rPr>
          <w:rFonts w:ascii="Courier New" w:hAnsi="Courier New" w:eastAsia="Courier New" w:cs="Courier New"/>
          <w:color w:val="000000" w:themeColor="text1" w:themeTint="FF" w:themeShade="FF"/>
          <w:sz w:val="19"/>
          <w:szCs w:val="19"/>
        </w:rPr>
        <w:t xml:space="preserve"> F_ACSWEB2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0.878</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0.465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1.89</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5.87</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35</w:t>
      </w:r>
      <w:r w:rsidRPr="22EC354F" w:rsidR="7ACC70AC">
        <w:rPr>
          <w:rFonts w:ascii="Courier New" w:hAnsi="Courier New" w:eastAsia="Courier New" w:cs="Courier New"/>
          <w:color w:val="000000" w:themeColor="text1" w:themeTint="FF" w:themeShade="FF"/>
          <w:sz w:val="19"/>
          <w:szCs w:val="19"/>
        </w:rPr>
        <w:t xml:space="preserve"> COVIDCONG2_W702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1.78</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0.335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5.32</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1.02</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7</w:t>
      </w:r>
      <w:r>
        <w:br/>
      </w:r>
      <w:r w:rsidRPr="22EC354F" w:rsidR="7ACC70AC">
        <w:rPr>
          <w:rFonts w:ascii="Courier New" w:hAnsi="Courier New" w:eastAsia="Courier New" w:cs="Courier New"/>
          <w:color w:val="BCBCBC"/>
          <w:sz w:val="19"/>
          <w:szCs w:val="19"/>
        </w:rPr>
        <w:t>36</w:t>
      </w:r>
      <w:r w:rsidRPr="22EC354F" w:rsidR="7ACC70AC">
        <w:rPr>
          <w:rFonts w:ascii="Courier New" w:hAnsi="Courier New" w:eastAsia="Courier New" w:cs="Courier New"/>
          <w:color w:val="000000" w:themeColor="text1" w:themeTint="FF" w:themeShade="FF"/>
          <w:sz w:val="19"/>
          <w:szCs w:val="19"/>
        </w:rPr>
        <w:t xml:space="preserve"> CONGRESTRICT1_c_W702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0.563</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0.312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1.80</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7.15</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2</w:t>
      </w:r>
      <w:r>
        <w:br/>
      </w:r>
      <w:r w:rsidRPr="22EC354F" w:rsidR="7ACC70AC">
        <w:rPr>
          <w:rFonts w:ascii="Courier New" w:hAnsi="Courier New" w:eastAsia="Courier New" w:cs="Courier New"/>
          <w:color w:val="BCBCBC"/>
          <w:sz w:val="19"/>
          <w:szCs w:val="19"/>
        </w:rPr>
        <w:t>37</w:t>
      </w:r>
      <w:r w:rsidRPr="22EC354F" w:rsidR="7ACC70AC">
        <w:rPr>
          <w:rFonts w:ascii="Courier New" w:hAnsi="Courier New" w:eastAsia="Courier New" w:cs="Courier New"/>
          <w:color w:val="000000" w:themeColor="text1" w:themeTint="FF" w:themeShade="FF"/>
          <w:sz w:val="19"/>
          <w:szCs w:val="19"/>
        </w:rPr>
        <w:t xml:space="preserve"> CONGRESTRICT1_c_W703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0.422</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0.592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0.712</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4.77</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38</w:t>
      </w:r>
      <w:r w:rsidRPr="22EC354F" w:rsidR="7ACC70AC">
        <w:rPr>
          <w:rFonts w:ascii="Courier New" w:hAnsi="Courier New" w:eastAsia="Courier New" w:cs="Courier New"/>
          <w:color w:val="000000" w:themeColor="text1" w:themeTint="FF" w:themeShade="FF"/>
          <w:sz w:val="19"/>
          <w:szCs w:val="19"/>
        </w:rPr>
        <w:t xml:space="preserve"> CONGRESTRICT1_a_W702       </w:t>
      </w:r>
      <w:r>
        <w:tab/>
      </w:r>
      <w:r w:rsidRPr="22EC354F" w:rsidR="7ACC70AC">
        <w:rPr>
          <w:rFonts w:ascii="Courier New" w:hAnsi="Courier New" w:eastAsia="Courier New" w:cs="Courier New"/>
          <w:color w:val="000000" w:themeColor="text1" w:themeTint="FF" w:themeShade="FF"/>
          <w:sz w:val="19"/>
          <w:szCs w:val="19"/>
        </w:rPr>
        <w:t xml:space="preserve">0.354      </w:t>
      </w:r>
      <w:r>
        <w:tab/>
      </w:r>
      <w:r w:rsidRPr="22EC354F" w:rsidR="7ACC70AC">
        <w:rPr>
          <w:rFonts w:ascii="Courier New" w:hAnsi="Courier New" w:eastAsia="Courier New" w:cs="Courier New"/>
          <w:color w:val="000000" w:themeColor="text1" w:themeTint="FF" w:themeShade="FF"/>
          <w:sz w:val="19"/>
          <w:szCs w:val="19"/>
        </w:rPr>
        <w:t xml:space="preserve">0.407    </w:t>
      </w:r>
      <w:r>
        <w:tab/>
      </w:r>
      <w:r w:rsidRPr="22EC354F" w:rsidR="7ACC70AC">
        <w:rPr>
          <w:rFonts w:ascii="Courier New" w:hAnsi="Courier New" w:eastAsia="Courier New" w:cs="Courier New"/>
          <w:color w:val="000000" w:themeColor="text1" w:themeTint="FF" w:themeShade="FF"/>
          <w:sz w:val="19"/>
          <w:szCs w:val="19"/>
        </w:rPr>
        <w:t xml:space="preserve"> 0.870 </w:t>
      </w:r>
      <w:r>
        <w:tab/>
      </w:r>
      <w:r w:rsidRPr="22EC354F" w:rsidR="7ACC70AC">
        <w:rPr>
          <w:rFonts w:ascii="Courier New" w:hAnsi="Courier New" w:eastAsia="Courier New" w:cs="Courier New"/>
          <w:color w:val="000000" w:themeColor="text1" w:themeTint="FF" w:themeShade="FF"/>
          <w:sz w:val="19"/>
          <w:szCs w:val="19"/>
        </w:rPr>
        <w:t>3.84</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39</w:t>
      </w:r>
      <w:r w:rsidRPr="22EC354F" w:rsidR="7ACC70AC">
        <w:rPr>
          <w:rFonts w:ascii="Courier New" w:hAnsi="Courier New" w:eastAsia="Courier New" w:cs="Courier New"/>
          <w:color w:val="000000" w:themeColor="text1" w:themeTint="FF" w:themeShade="FF"/>
          <w:sz w:val="19"/>
          <w:szCs w:val="19"/>
        </w:rPr>
        <w:t xml:space="preserve"> CONGRESTRICT1_a_W703       </w:t>
      </w:r>
      <w:r>
        <w:tab/>
      </w:r>
      <w:r w:rsidRPr="22EC354F" w:rsidR="7ACC70AC">
        <w:rPr>
          <w:rFonts w:ascii="Courier New" w:hAnsi="Courier New" w:eastAsia="Courier New" w:cs="Courier New"/>
          <w:color w:val="000000" w:themeColor="text1" w:themeTint="FF" w:themeShade="FF"/>
          <w:sz w:val="19"/>
          <w:szCs w:val="19"/>
        </w:rPr>
        <w:t xml:space="preserve">1.36       </w:t>
      </w:r>
      <w:r>
        <w:tab/>
      </w:r>
      <w:r w:rsidRPr="22EC354F" w:rsidR="7ACC70AC">
        <w:rPr>
          <w:rFonts w:ascii="Courier New" w:hAnsi="Courier New" w:eastAsia="Courier New" w:cs="Courier New"/>
          <w:color w:val="000000" w:themeColor="text1" w:themeTint="FF" w:themeShade="FF"/>
          <w:sz w:val="19"/>
          <w:szCs w:val="19"/>
        </w:rPr>
        <w:t xml:space="preserve">1.23      </w:t>
      </w:r>
      <w:r>
        <w:tab/>
      </w:r>
      <w:r w:rsidRPr="22EC354F" w:rsidR="7ACC70AC">
        <w:rPr>
          <w:rFonts w:ascii="Courier New" w:hAnsi="Courier New" w:eastAsia="Courier New" w:cs="Courier New"/>
          <w:color w:val="000000" w:themeColor="text1" w:themeTint="FF" w:themeShade="FF"/>
          <w:sz w:val="19"/>
          <w:szCs w:val="19"/>
        </w:rPr>
        <w:t xml:space="preserve">1.11  </w:t>
      </w:r>
      <w:r>
        <w:tab/>
      </w:r>
      <w:r>
        <w:tab/>
      </w:r>
      <w:r w:rsidRPr="22EC354F" w:rsidR="7ACC70AC">
        <w:rPr>
          <w:rFonts w:ascii="Courier New" w:hAnsi="Courier New" w:eastAsia="Courier New" w:cs="Courier New"/>
          <w:color w:val="000000" w:themeColor="text1" w:themeTint="FF" w:themeShade="FF"/>
          <w:sz w:val="19"/>
          <w:szCs w:val="19"/>
        </w:rPr>
        <w:t>2.68</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40</w:t>
      </w:r>
      <w:r w:rsidRPr="22EC354F" w:rsidR="7ACC70AC">
        <w:rPr>
          <w:rFonts w:ascii="Courier New" w:hAnsi="Courier New" w:eastAsia="Courier New" w:cs="Courier New"/>
          <w:color w:val="000000" w:themeColor="text1" w:themeTint="FF" w:themeShade="FF"/>
          <w:sz w:val="19"/>
          <w:szCs w:val="19"/>
        </w:rPr>
        <w:t xml:space="preserve"> CONGRESTRICT1_b_W702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0.163</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0.310   </w:t>
      </w:r>
      <w:r>
        <w:tab/>
      </w:r>
      <w:r w:rsidRPr="22EC354F" w:rsidR="7ACC70AC">
        <w:rPr>
          <w:rFonts w:ascii="Courier New" w:hAnsi="Courier New" w:eastAsia="Courier New" w:cs="Courier New"/>
          <w:color w:val="000000" w:themeColor="text1" w:themeTint="FF" w:themeShade="FF"/>
          <w:sz w:val="19"/>
          <w:szCs w:val="19"/>
        </w:rPr>
        <w:t xml:space="preserve"> -</w:t>
      </w:r>
      <w:r w:rsidRPr="22EC354F" w:rsidR="7ACC70AC">
        <w:rPr>
          <w:rFonts w:ascii="Courier New" w:hAnsi="Courier New" w:eastAsia="Courier New" w:cs="Courier New"/>
          <w:color w:val="CC0000"/>
          <w:sz w:val="19"/>
          <w:szCs w:val="19"/>
        </w:rPr>
        <w:t>0.525</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5.99</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41</w:t>
      </w:r>
      <w:r w:rsidRPr="22EC354F" w:rsidR="7ACC70AC">
        <w:rPr>
          <w:rFonts w:ascii="Courier New" w:hAnsi="Courier New" w:eastAsia="Courier New" w:cs="Courier New"/>
          <w:color w:val="000000" w:themeColor="text1" w:themeTint="FF" w:themeShade="FF"/>
          <w:sz w:val="19"/>
          <w:szCs w:val="19"/>
        </w:rPr>
        <w:t xml:space="preserve"> CONGRESTRICT1_b_W703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0.946</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0.680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1.39</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1.64</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42</w:t>
      </w:r>
      <w:r w:rsidRPr="22EC354F" w:rsidR="7ACC70AC">
        <w:rPr>
          <w:rFonts w:ascii="Courier New" w:hAnsi="Courier New" w:eastAsia="Courier New" w:cs="Courier New"/>
          <w:color w:val="000000" w:themeColor="text1" w:themeTint="FF" w:themeShade="FF"/>
          <w:sz w:val="19"/>
          <w:szCs w:val="19"/>
        </w:rPr>
        <w:t xml:space="preserve"> CONGRESTRICT2_d_W702       </w:t>
      </w:r>
      <w:r>
        <w:tab/>
      </w:r>
      <w:r w:rsidRPr="22EC354F" w:rsidR="7ACC70AC">
        <w:rPr>
          <w:rFonts w:ascii="Courier New" w:hAnsi="Courier New" w:eastAsia="Courier New" w:cs="Courier New"/>
          <w:color w:val="000000" w:themeColor="text1" w:themeTint="FF" w:themeShade="FF"/>
          <w:sz w:val="19"/>
          <w:szCs w:val="19"/>
        </w:rPr>
        <w:t xml:space="preserve">0.205      </w:t>
      </w:r>
      <w:r>
        <w:tab/>
      </w:r>
      <w:r w:rsidRPr="22EC354F" w:rsidR="7ACC70AC">
        <w:rPr>
          <w:rFonts w:ascii="Courier New" w:hAnsi="Courier New" w:eastAsia="Courier New" w:cs="Courier New"/>
          <w:color w:val="000000" w:themeColor="text1" w:themeTint="FF" w:themeShade="FF"/>
          <w:sz w:val="19"/>
          <w:szCs w:val="19"/>
        </w:rPr>
        <w:t xml:space="preserve">0.300     </w:t>
      </w:r>
      <w:r>
        <w:tab/>
      </w:r>
      <w:r w:rsidRPr="22EC354F" w:rsidR="7ACC70AC">
        <w:rPr>
          <w:rFonts w:ascii="Courier New" w:hAnsi="Courier New" w:eastAsia="Courier New" w:cs="Courier New"/>
          <w:color w:val="000000" w:themeColor="text1" w:themeTint="FF" w:themeShade="FF"/>
          <w:sz w:val="19"/>
          <w:szCs w:val="19"/>
        </w:rPr>
        <w:t xml:space="preserve">0.681 </w:t>
      </w:r>
      <w:r>
        <w:tab/>
      </w:r>
      <w:r>
        <w:tab/>
      </w:r>
      <w:r w:rsidRPr="22EC354F" w:rsidR="7ACC70AC">
        <w:rPr>
          <w:rFonts w:ascii="Courier New" w:hAnsi="Courier New" w:eastAsia="Courier New" w:cs="Courier New"/>
          <w:color w:val="000000" w:themeColor="text1" w:themeTint="FF" w:themeShade="FF"/>
          <w:sz w:val="19"/>
          <w:szCs w:val="19"/>
        </w:rPr>
        <w:t>4.96</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43</w:t>
      </w:r>
      <w:r w:rsidRPr="22EC354F" w:rsidR="7ACC70AC">
        <w:rPr>
          <w:rFonts w:ascii="Courier New" w:hAnsi="Courier New" w:eastAsia="Courier New" w:cs="Courier New"/>
          <w:color w:val="000000" w:themeColor="text1" w:themeTint="FF" w:themeShade="FF"/>
          <w:sz w:val="19"/>
          <w:szCs w:val="19"/>
        </w:rPr>
        <w:t xml:space="preserve"> SERMONISSUE_c_W702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0.728</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0.266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2.74</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6.13</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3</w:t>
      </w:r>
      <w:r>
        <w:br/>
      </w:r>
      <w:r w:rsidRPr="22EC354F" w:rsidR="7ACC70AC">
        <w:rPr>
          <w:rFonts w:ascii="Courier New" w:hAnsi="Courier New" w:eastAsia="Courier New" w:cs="Courier New"/>
          <w:color w:val="BCBCBC"/>
          <w:sz w:val="19"/>
          <w:szCs w:val="19"/>
        </w:rPr>
        <w:t>44</w:t>
      </w:r>
      <w:r w:rsidRPr="22EC354F" w:rsidR="7ACC70AC">
        <w:rPr>
          <w:rFonts w:ascii="Courier New" w:hAnsi="Courier New" w:eastAsia="Courier New" w:cs="Courier New"/>
          <w:color w:val="000000" w:themeColor="text1" w:themeTint="FF" w:themeShade="FF"/>
          <w:sz w:val="19"/>
          <w:szCs w:val="19"/>
        </w:rPr>
        <w:t xml:space="preserve"> CTKNOW1_W702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0.269</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0.314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0.854</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3.93</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45</w:t>
      </w:r>
      <w:r w:rsidRPr="22EC354F" w:rsidR="7ACC70AC">
        <w:rPr>
          <w:rFonts w:ascii="Courier New" w:hAnsi="Courier New" w:eastAsia="Courier New" w:cs="Courier New"/>
          <w:color w:val="000000" w:themeColor="text1" w:themeTint="FF" w:themeShade="FF"/>
          <w:sz w:val="19"/>
          <w:szCs w:val="19"/>
        </w:rPr>
        <w:t xml:space="preserve"> CTKNOW1_W703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0.313</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0.431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0.727</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4.67</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1</w:t>
      </w:r>
      <w:r>
        <w:br/>
      </w:r>
      <w:r w:rsidRPr="22EC354F" w:rsidR="7ACC70AC">
        <w:rPr>
          <w:rFonts w:ascii="Courier New" w:hAnsi="Courier New" w:eastAsia="Courier New" w:cs="Courier New"/>
          <w:color w:val="BCBCBC"/>
          <w:sz w:val="19"/>
          <w:szCs w:val="19"/>
        </w:rPr>
        <w:t>46</w:t>
      </w:r>
      <w:r w:rsidRPr="22EC354F" w:rsidR="7ACC70AC">
        <w:rPr>
          <w:rFonts w:ascii="Courier New" w:hAnsi="Courier New" w:eastAsia="Courier New" w:cs="Courier New"/>
          <w:color w:val="000000" w:themeColor="text1" w:themeTint="FF" w:themeShade="FF"/>
          <w:sz w:val="19"/>
          <w:szCs w:val="19"/>
        </w:rPr>
        <w:t xml:space="preserve"> CTKNOW1_W704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1.15</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 xml:space="preserve">0.404    </w:t>
      </w:r>
      <w:r>
        <w:tab/>
      </w:r>
      <w:r w:rsidRPr="22EC354F" w:rsidR="7ACC70AC">
        <w:rPr>
          <w:rFonts w:ascii="Courier New" w:hAnsi="Courier New" w:eastAsia="Courier New" w:cs="Courier New"/>
          <w:color w:val="000000" w:themeColor="text1" w:themeTint="FF" w:themeShade="FF"/>
          <w:sz w:val="19"/>
          <w:szCs w:val="19"/>
        </w:rPr>
        <w:t>-</w:t>
      </w:r>
      <w:r w:rsidRPr="22EC354F" w:rsidR="7ACC70AC">
        <w:rPr>
          <w:rFonts w:ascii="Courier New" w:hAnsi="Courier New" w:eastAsia="Courier New" w:cs="Courier New"/>
          <w:color w:val="CC0000"/>
          <w:sz w:val="19"/>
          <w:szCs w:val="19"/>
        </w:rPr>
        <w:t>2.85</w:t>
      </w:r>
      <w:r w:rsidRPr="22EC354F" w:rsidR="7ACC70AC">
        <w:rPr>
          <w:rFonts w:ascii="Courier New" w:hAnsi="Courier New" w:eastAsia="Courier New" w:cs="Courier New"/>
          <w:color w:val="000000" w:themeColor="text1" w:themeTint="FF" w:themeShade="FF"/>
          <w:sz w:val="19"/>
          <w:szCs w:val="19"/>
        </w:rPr>
        <w:t xml:space="preserve">  </w:t>
      </w:r>
      <w:r>
        <w:tab/>
      </w:r>
      <w:r w:rsidRPr="22EC354F" w:rsidR="7ACC70AC">
        <w:rPr>
          <w:rFonts w:ascii="Courier New" w:hAnsi="Courier New" w:eastAsia="Courier New" w:cs="Courier New"/>
          <w:color w:val="000000" w:themeColor="text1" w:themeTint="FF" w:themeShade="FF"/>
          <w:sz w:val="19"/>
          <w:szCs w:val="19"/>
        </w:rPr>
        <w:t>4.38</w:t>
      </w:r>
      <w:r w:rsidRPr="22EC354F" w:rsidR="7ACC70AC">
        <w:rPr>
          <w:rFonts w:ascii="Courier New" w:hAnsi="Courier New" w:eastAsia="Courier New" w:cs="Courier New"/>
          <w:color w:val="949494"/>
          <w:sz w:val="19"/>
          <w:szCs w:val="19"/>
        </w:rPr>
        <w:t>e</w:t>
      </w:r>
      <w:r w:rsidRPr="22EC354F" w:rsidR="7ACC70AC">
        <w:rPr>
          <w:rFonts w:ascii="Courier New" w:hAnsi="Courier New" w:eastAsia="Courier New" w:cs="Courier New"/>
          <w:color w:val="CC0000"/>
          <w:sz w:val="19"/>
          <w:szCs w:val="19"/>
        </w:rPr>
        <w:t>-  3</w:t>
      </w:r>
      <w:commentRangeEnd w:id="400"/>
      <w:r>
        <w:rPr>
          <w:rStyle w:val="CommentReference"/>
        </w:rPr>
        <w:commentReference w:id="400"/>
      </w:r>
    </w:p>
    <w:p w:rsidR="6F0F9380" w:rsidP="6F0F9380" w:rsidRDefault="6F0F9380" w14:paraId="01EE254E" w14:textId="343B6CF6">
      <w:pPr>
        <w:pStyle w:val="a1"/>
        <w:rPr>
          <w:rFonts w:ascii="Times New Roman" w:hAnsi="Times New Roman" w:eastAsia="Times New Roman" w:cs="Times New Roman"/>
          <w:color w:val="881798"/>
          <w:u w:val="single"/>
        </w:rPr>
      </w:pPr>
    </w:p>
    <w:p w:rsidR="420C8220" w:rsidP="22EC354F" w:rsidRDefault="420C8220" w14:paraId="36707DD7" w14:textId="1EBEDC60">
      <w:pPr>
        <w:pStyle w:val="a1"/>
        <w:rPr>
          <w:rFonts w:ascii="Times New Roman" w:hAnsi="Times New Roman" w:eastAsia="Times New Roman" w:cs="Times New Roman"/>
          <w:color w:val="auto"/>
          <w:u w:val="single"/>
        </w:rPr>
      </w:pPr>
    </w:p>
    <w:p w:rsidR="420C8220" w:rsidP="22EC354F" w:rsidRDefault="420C8220" w14:paraId="747CDF43" w14:textId="0D51710F">
      <w:pPr>
        <w:pStyle w:val="a1"/>
        <w:rPr>
          <w:rFonts w:ascii="Times New Roman" w:hAnsi="Times New Roman" w:eastAsia="Times New Roman" w:cs="Times New Roman"/>
          <w:color w:val="auto"/>
          <w:u w:val="single"/>
        </w:rPr>
      </w:pPr>
    </w:p>
    <w:p w:rsidR="420C8220" w:rsidP="22EC354F" w:rsidRDefault="420C8220" w14:paraId="5FA245BB" w14:textId="5C2B6733">
      <w:pPr>
        <w:pStyle w:val="a1"/>
        <w:rPr>
          <w:rFonts w:ascii="Times New Roman" w:hAnsi="Times New Roman" w:eastAsia="Times New Roman" w:cs="Times New Roman"/>
          <w:color w:val="auto"/>
          <w:u w:val="single"/>
        </w:rPr>
      </w:pPr>
    </w:p>
    <w:p w:rsidR="420C8220" w:rsidP="22EC354F" w:rsidRDefault="420C8220" w14:paraId="403457E2" w14:textId="048542DD">
      <w:pPr>
        <w:pStyle w:val="a1"/>
        <w:rPr>
          <w:rFonts w:ascii="Times New Roman" w:hAnsi="Times New Roman" w:eastAsia="Times New Roman" w:cs="Times New Roman"/>
          <w:color w:val="auto"/>
          <w:u w:val="single"/>
        </w:rPr>
      </w:pPr>
    </w:p>
    <w:p w:rsidR="420C8220" w:rsidP="22EC354F" w:rsidRDefault="420C8220" w14:paraId="1FFA903F" w14:textId="752ED87D">
      <w:pPr>
        <w:pStyle w:val="a1"/>
        <w:rPr>
          <w:rFonts w:ascii="Times New Roman" w:hAnsi="Times New Roman" w:eastAsia="Times New Roman" w:cs="Times New Roman"/>
          <w:color w:val="auto"/>
          <w:u w:val="single"/>
        </w:rPr>
      </w:pPr>
    </w:p>
    <w:p w:rsidR="420C8220" w:rsidP="22EC354F" w:rsidRDefault="420C8220" w14:paraId="5C3A57FA" w14:textId="7C047D4A">
      <w:pPr>
        <w:pStyle w:val="a1"/>
        <w:rPr>
          <w:rFonts w:ascii="Times New Roman" w:hAnsi="Times New Roman" w:eastAsia="Times New Roman" w:cs="Times New Roman"/>
          <w:color w:val="auto"/>
          <w:u w:val="single"/>
        </w:rPr>
      </w:pPr>
    </w:p>
    <w:p w:rsidR="420C8220" w:rsidP="22EC354F" w:rsidRDefault="420C8220" w14:paraId="334FE1FA" w14:textId="6835D018">
      <w:pPr>
        <w:pStyle w:val="a1"/>
        <w:rPr>
          <w:rFonts w:ascii="Times New Roman" w:hAnsi="Times New Roman" w:eastAsia="Times New Roman" w:cs="Times New Roman"/>
          <w:color w:val="auto"/>
          <w:u w:val="single"/>
        </w:rPr>
      </w:pPr>
    </w:p>
    <w:p w:rsidR="420C8220" w:rsidP="22EC354F" w:rsidRDefault="420C8220" w14:paraId="203851E8" w14:textId="0C33A896">
      <w:pPr>
        <w:pStyle w:val="a1"/>
        <w:rPr>
          <w:rFonts w:ascii="Times New Roman" w:hAnsi="Times New Roman" w:eastAsia="Times New Roman" w:cs="Times New Roman"/>
          <w:color w:val="auto"/>
          <w:u w:val="single"/>
        </w:rPr>
      </w:pPr>
    </w:p>
    <w:p w:rsidR="420C8220" w:rsidP="22EC354F" w:rsidRDefault="420C8220" w14:paraId="056E28B9" w14:textId="2D6A709C">
      <w:pPr>
        <w:pStyle w:val="a1"/>
        <w:rPr>
          <w:rFonts w:ascii="Times New Roman" w:hAnsi="Times New Roman" w:eastAsia="Times New Roman" w:cs="Times New Roman"/>
          <w:color w:val="auto"/>
          <w:u w:val="single"/>
        </w:rPr>
      </w:pPr>
    </w:p>
    <w:p w:rsidR="420C8220" w:rsidP="22EC354F" w:rsidRDefault="420C8220" w14:paraId="0BB8C376" w14:textId="3717CAF6">
      <w:pPr>
        <w:pStyle w:val="a1"/>
        <w:rPr>
          <w:rFonts w:ascii="Times New Roman" w:hAnsi="Times New Roman" w:eastAsia="Times New Roman" w:cs="Times New Roman"/>
          <w:color w:val="auto"/>
          <w:u w:val="single"/>
        </w:rPr>
      </w:pPr>
    </w:p>
    <w:p w:rsidR="420C8220" w:rsidP="22EC354F" w:rsidRDefault="420C8220" w14:paraId="688E1ECC" w14:textId="3F21BB2B">
      <w:pPr>
        <w:pStyle w:val="a1"/>
        <w:rPr>
          <w:ins w:author="Herath, Vindyani" w:date="2025-12-14T20:35:46.366Z" w16du:dateUtc="2025-12-14T20:35:46.366Z" w:id="1774444867"/>
          <w:rFonts w:ascii="Times New Roman" w:hAnsi="Times New Roman" w:eastAsia="Times New Roman" w:cs="Times New Roman"/>
          <w:color w:val="auto"/>
          <w:u w:val="single"/>
        </w:rPr>
      </w:pPr>
    </w:p>
    <w:p w:rsidR="420C8220" w:rsidP="22EC354F" w:rsidRDefault="420C8220" w14:paraId="087C5D76" w14:textId="5F501BA0">
      <w:pPr>
        <w:pStyle w:val="a1"/>
        <w:rPr>
          <w:ins w:author="Herath, Vindyani" w:date="2025-12-14T20:35:46.585Z" w16du:dateUtc="2025-12-14T20:35:46.585Z" w:id="365924801"/>
          <w:rFonts w:ascii="Times New Roman" w:hAnsi="Times New Roman" w:eastAsia="Times New Roman" w:cs="Times New Roman"/>
          <w:color w:val="auto"/>
          <w:u w:val="single"/>
        </w:rPr>
      </w:pPr>
    </w:p>
    <w:p w:rsidR="420C8220" w:rsidP="22EC354F" w:rsidRDefault="420C8220" w14:paraId="7D3486CB" w14:textId="0E199E56">
      <w:pPr>
        <w:pStyle w:val="a1"/>
        <w:rPr>
          <w:ins w:author="Herath, Vindyani" w:date="2025-12-14T20:35:46.814Z" w16du:dateUtc="2025-12-14T20:35:46.814Z" w:id="1616562141"/>
          <w:rFonts w:ascii="Times New Roman" w:hAnsi="Times New Roman" w:eastAsia="Times New Roman" w:cs="Times New Roman"/>
          <w:color w:val="auto"/>
          <w:u w:val="single"/>
        </w:rPr>
      </w:pPr>
    </w:p>
    <w:p w:rsidR="420C8220" w:rsidP="22EC354F" w:rsidRDefault="420C8220" w14:paraId="19AC26BF" w14:textId="7882DFFE">
      <w:pPr>
        <w:pStyle w:val="a1"/>
        <w:rPr>
          <w:ins w:author="Herath, Vindyani" w:date="2025-12-14T20:35:47.052Z" w16du:dateUtc="2025-12-14T20:35:47.052Z" w:id="1117309346"/>
          <w:rFonts w:ascii="Times New Roman" w:hAnsi="Times New Roman" w:eastAsia="Times New Roman" w:cs="Times New Roman"/>
          <w:color w:val="auto"/>
          <w:u w:val="single"/>
        </w:rPr>
      </w:pPr>
    </w:p>
    <w:p w:rsidR="420C8220" w:rsidP="22EC354F" w:rsidRDefault="420C8220" w14:paraId="50B03997" w14:textId="5843A429">
      <w:pPr>
        <w:pStyle w:val="a1"/>
        <w:rPr>
          <w:ins w:author="Herath, Vindyani" w:date="2025-12-14T20:35:47.269Z" w16du:dateUtc="2025-12-14T20:35:47.27Z" w:id="1221753514"/>
          <w:rFonts w:ascii="Times New Roman" w:hAnsi="Times New Roman" w:eastAsia="Times New Roman" w:cs="Times New Roman"/>
          <w:color w:val="auto"/>
          <w:u w:val="single"/>
        </w:rPr>
      </w:pPr>
    </w:p>
    <w:p w:rsidR="420C8220" w:rsidP="22EC354F" w:rsidRDefault="420C8220" w14:paraId="7F739D6B" w14:textId="095C73D7">
      <w:pPr>
        <w:pStyle w:val="a1"/>
        <w:rPr>
          <w:ins w:author="Herath, Vindyani" w:date="2025-12-14T20:35:47.5Z" w16du:dateUtc="2025-12-14T20:35:47.5Z" w:id="882631659"/>
          <w:rFonts w:ascii="Times New Roman" w:hAnsi="Times New Roman" w:eastAsia="Times New Roman" w:cs="Times New Roman"/>
          <w:color w:val="auto"/>
          <w:u w:val="single"/>
        </w:rPr>
      </w:pPr>
    </w:p>
    <w:p w:rsidR="420C8220" w:rsidP="22EC354F" w:rsidRDefault="420C8220" w14:paraId="16FC5E1F" w14:textId="41395CE9">
      <w:pPr>
        <w:pStyle w:val="a1"/>
        <w:rPr>
          <w:ins w:author="Herath, Vindyani" w:date="2025-12-14T20:35:47.745Z" w16du:dateUtc="2025-12-14T20:35:47.745Z" w:id="1450142813"/>
          <w:rFonts w:ascii="Times New Roman" w:hAnsi="Times New Roman" w:eastAsia="Times New Roman" w:cs="Times New Roman"/>
          <w:color w:val="auto"/>
          <w:u w:val="single"/>
        </w:rPr>
      </w:pPr>
    </w:p>
    <w:p w:rsidR="420C8220" w:rsidP="22EC354F" w:rsidRDefault="420C8220" w14:paraId="2B3BDAFD" w14:textId="7502E77C">
      <w:pPr>
        <w:pStyle w:val="a1"/>
        <w:rPr>
          <w:ins w:author="Herath, Vindyani" w:date="2025-12-14T20:35:49.664Z" w16du:dateUtc="2025-12-14T20:35:49.664Z" w:id="1103164366"/>
          <w:rFonts w:ascii="Times New Roman" w:hAnsi="Times New Roman" w:eastAsia="Times New Roman" w:cs="Times New Roman"/>
          <w:color w:val="auto"/>
          <w:u w:val="single"/>
        </w:rPr>
      </w:pPr>
    </w:p>
    <w:p w:rsidR="420C8220" w:rsidP="22EC354F" w:rsidRDefault="420C8220" w14:paraId="08593B57" w14:textId="61300CC4">
      <w:pPr>
        <w:pStyle w:val="a1"/>
        <w:rPr>
          <w:ins w:author="Herath, Vindyani" w:date="2025-12-14T20:35:50.099Z" w16du:dateUtc="2025-12-14T20:35:50.099Z" w:id="1368131326"/>
          <w:rFonts w:ascii="Times New Roman" w:hAnsi="Times New Roman" w:eastAsia="Times New Roman" w:cs="Times New Roman"/>
          <w:color w:val="auto"/>
          <w:u w:val="single"/>
        </w:rPr>
      </w:pPr>
    </w:p>
    <w:p w:rsidR="420C8220" w:rsidP="22EC354F" w:rsidRDefault="420C8220" w14:paraId="029FF46E" w14:textId="4E49EBFA">
      <w:pPr>
        <w:pStyle w:val="a1"/>
        <w:rPr>
          <w:ins w:author="Herath, Vindyani" w:date="2025-12-14T20:35:50.546Z" w16du:dateUtc="2025-12-14T20:35:50.546Z" w:id="753622634"/>
          <w:rFonts w:ascii="Times New Roman" w:hAnsi="Times New Roman" w:eastAsia="Times New Roman" w:cs="Times New Roman"/>
          <w:color w:val="auto"/>
          <w:u w:val="single"/>
        </w:rPr>
      </w:pPr>
    </w:p>
    <w:p w:rsidR="420C8220" w:rsidP="22EC354F" w:rsidRDefault="420C8220" w14:paraId="4207B05A" w14:textId="2BBBAFA9">
      <w:pPr>
        <w:pStyle w:val="a1"/>
        <w:rPr>
          <w:ins w:author="Herath, Vindyani" w:date="2025-12-14T20:35:50.813Z" w16du:dateUtc="2025-12-14T20:35:50.813Z" w:id="51974954"/>
          <w:rFonts w:ascii="Times New Roman" w:hAnsi="Times New Roman" w:eastAsia="Times New Roman" w:cs="Times New Roman"/>
          <w:color w:val="auto"/>
          <w:u w:val="single"/>
        </w:rPr>
      </w:pPr>
    </w:p>
    <w:p w:rsidR="420C8220" w:rsidP="22EC354F" w:rsidRDefault="420C8220" w14:paraId="7C635EEE" w14:textId="399A57AB">
      <w:pPr>
        <w:pStyle w:val="a1"/>
        <w:rPr>
          <w:ins w:author="Herath, Vindyani" w:date="2025-12-14T20:35:51.276Z" w16du:dateUtc="2025-12-14T20:35:51.276Z" w:id="1323955261"/>
          <w:rFonts w:ascii="Times New Roman" w:hAnsi="Times New Roman" w:eastAsia="Times New Roman" w:cs="Times New Roman"/>
          <w:color w:val="auto"/>
          <w:u w:val="single"/>
        </w:rPr>
      </w:pPr>
    </w:p>
    <w:p w:rsidR="420C8220" w:rsidP="22EC354F" w:rsidRDefault="420C8220" w14:paraId="7BDE296C" w14:textId="758A7290">
      <w:pPr>
        <w:pStyle w:val="a1"/>
        <w:rPr>
          <w:ins w:author="Herath, Vindyani" w:date="2025-12-14T20:35:53.525Z" w16du:dateUtc="2025-12-14T20:35:53.525Z" w:id="2116817482"/>
          <w:rFonts w:ascii="Times New Roman" w:hAnsi="Times New Roman" w:eastAsia="Times New Roman" w:cs="Times New Roman"/>
          <w:color w:val="auto"/>
          <w:u w:val="single"/>
        </w:rPr>
      </w:pPr>
    </w:p>
    <w:p w:rsidR="420C8220" w:rsidP="6F0F9380" w:rsidRDefault="420C8220" w14:paraId="503A7CCE" w14:textId="75B29D23">
      <w:pPr>
        <w:pStyle w:val="a1"/>
        <w:rPr>
          <w:rFonts w:ascii="Times New Roman" w:hAnsi="Times New Roman" w:eastAsia="Times New Roman" w:cs="Times New Roman"/>
          <w:color w:val="auto"/>
          <w:u w:val="single"/>
        </w:rPr>
      </w:pPr>
      <w:r w:rsidRPr="22EC354F" w:rsidR="37128C47">
        <w:rPr>
          <w:rFonts w:ascii="Times New Roman" w:hAnsi="Times New Roman" w:eastAsia="Times New Roman" w:cs="Times New Roman"/>
          <w:color w:val="auto"/>
          <w:u w:val="single"/>
        </w:rPr>
        <w:t>Multinomial regression model summary for Catholics in wave 84</w:t>
      </w:r>
    </w:p>
    <w:p w:rsidR="006C2130" w:rsidP="22EC354F" w:rsidRDefault="503A782F" w14:paraId="61395C6E" w14:textId="1B4C3FA9">
      <w:pPr>
        <w:pStyle w:val="a1"/>
        <w:rPr>
          <w:rFonts w:ascii="Courier New" w:hAnsi="Courier New" w:eastAsia="Courier New" w:cs="Courier New"/>
          <w:color w:val="000000" w:themeColor="text1" w:themeTint="FF" w:themeShade="FF"/>
          <w:sz w:val="19"/>
          <w:szCs w:val="19"/>
        </w:rPr>
      </w:pPr>
      <w:r>
        <w:br/>
      </w:r>
      <w:r w:rsidRPr="22EC354F" w:rsidR="5CAF2E13">
        <w:rPr>
          <w:rFonts w:ascii="Lucida Console" w:hAnsi="Lucida Console" w:eastAsia="Lucida Console" w:cs="Lucida Console"/>
          <w:color w:val="000000" w:themeColor="text1" w:themeTint="FF" w:themeShade="FF"/>
          <w:sz w:val="19"/>
          <w:szCs w:val="19"/>
        </w:rPr>
        <w:t xml:space="preserve">  </w:t>
      </w:r>
      <w:r w:rsidRPr="22EC354F" w:rsidR="5CAF2E13">
        <w:rPr>
          <w:rFonts w:ascii="Courier New" w:hAnsi="Courier New" w:eastAsia="Courier New" w:cs="Courier New"/>
          <w:color w:val="000000" w:themeColor="text1" w:themeTint="FF" w:themeShade="FF"/>
          <w:sz w:val="19"/>
          <w:szCs w:val="19"/>
          <w:lang w:eastAsia="en-US" w:bidi="ar-SA"/>
        </w:rPr>
        <w:t xml:space="preserve"> </w:t>
      </w:r>
      <w:r w:rsidRPr="22EC354F" w:rsidR="5CAF2E13">
        <w:rPr>
          <w:rFonts w:ascii="Courier New" w:hAnsi="Courier New" w:eastAsia="Courier New" w:cs="Courier New"/>
          <w:color w:val="000000" w:themeColor="text1" w:themeTint="FF" w:themeShade="FF"/>
          <w:sz w:val="19"/>
          <w:szCs w:val="19"/>
          <w:lang w:eastAsia="en-US" w:bidi="ar-SA"/>
        </w:rPr>
        <w:t>y.level</w:t>
      </w:r>
      <w:r w:rsidRPr="22EC354F" w:rsidR="173A015B">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term</w:t>
      </w:r>
      <w:r>
        <w:tab/>
      </w:r>
      <w:r>
        <w:tab/>
      </w:r>
      <w:r>
        <w:tab/>
      </w:r>
      <w:r w:rsidRPr="22EC354F" w:rsidR="5CAF2E13">
        <w:rPr>
          <w:rFonts w:ascii="Courier New" w:hAnsi="Courier New" w:eastAsia="Courier New" w:cs="Courier New"/>
          <w:color w:val="000000" w:themeColor="text1" w:themeTint="FF" w:themeShade="FF"/>
          <w:sz w:val="19"/>
          <w:szCs w:val="19"/>
          <w:lang w:eastAsia="en-US" w:bidi="ar-SA"/>
        </w:rPr>
        <w:t xml:space="preserve">estimate </w:t>
      </w:r>
      <w:r>
        <w:tab/>
      </w:r>
      <w:r w:rsidRPr="22EC354F" w:rsidR="5CAF2E13">
        <w:rPr>
          <w:rFonts w:ascii="Courier New" w:hAnsi="Courier New" w:eastAsia="Courier New" w:cs="Courier New"/>
          <w:color w:val="000000" w:themeColor="text1" w:themeTint="FF" w:themeShade="FF"/>
          <w:sz w:val="19"/>
          <w:szCs w:val="19"/>
          <w:lang w:eastAsia="en-US" w:bidi="ar-SA"/>
        </w:rPr>
        <w:t>std.error</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statistic   </w:t>
      </w:r>
      <w:r>
        <w:tab/>
      </w:r>
      <w:r w:rsidRPr="22EC354F" w:rsidR="5CAF2E13">
        <w:rPr>
          <w:rFonts w:ascii="Courier New" w:hAnsi="Courier New" w:eastAsia="Courier New" w:cs="Courier New"/>
          <w:color w:val="000000" w:themeColor="text1" w:themeTint="FF" w:themeShade="FF"/>
          <w:sz w:val="19"/>
          <w:szCs w:val="19"/>
          <w:lang w:eastAsia="en-US" w:bidi="ar-SA"/>
        </w:rPr>
        <w:t>p.value</w:t>
      </w:r>
      <w:r>
        <w:br/>
      </w:r>
      <w:r w:rsidRPr="22EC354F" w:rsidR="5CAF2E13">
        <w:rPr>
          <w:rFonts w:ascii="Courier New" w:hAnsi="Courier New" w:eastAsia="Courier New" w:cs="Courier New"/>
          <w:color w:val="000000" w:themeColor="text1" w:themeTint="FF" w:themeShade="FF"/>
          <w:sz w:val="19"/>
          <w:szCs w:val="19"/>
          <w:lang w:eastAsia="en-US" w:bidi="ar-SA"/>
        </w:rPr>
        <w:t xml:space="preserve">   </w:t>
      </w:r>
      <w:r w:rsidRPr="22EC354F" w:rsidR="173A015B">
        <w:rPr>
          <w:rFonts w:ascii="Courier New" w:hAnsi="Courier New" w:eastAsia="Courier New" w:cs="Courier New"/>
          <w:b w:val="1"/>
          <w:bCs w:val="1"/>
          <w:color w:val="000000" w:themeColor="text1" w:themeTint="FF" w:themeShade="FF"/>
          <w:sz w:val="19"/>
          <w:szCs w:val="19"/>
          <w:lang w:eastAsia="en-US" w:bidi="ar-SA"/>
        </w:rPr>
        <w:t>Online only</w:t>
      </w:r>
      <w:r>
        <w:br/>
      </w:r>
      <w:r w:rsidRPr="22EC354F" w:rsidR="5CAF2E13">
        <w:rPr>
          <w:rFonts w:ascii="Courier New" w:hAnsi="Courier New" w:eastAsia="Courier New" w:cs="Courier New"/>
          <w:color w:val="000000" w:themeColor="text1" w:themeTint="FF" w:themeShade="FF"/>
          <w:sz w:val="19"/>
          <w:szCs w:val="19"/>
          <w:lang w:eastAsia="en-US" w:bidi="ar-SA"/>
        </w:rPr>
        <w:t xml:space="preserve"> 1</w:t>
      </w:r>
      <w:r w:rsidRPr="22EC354F" w:rsidR="5CAF2E13">
        <w:rPr>
          <w:rFonts w:ascii="Courier New" w:hAnsi="Courier New" w:eastAsia="Courier New" w:cs="Courier New"/>
          <w:color w:val="000000" w:themeColor="text1" w:themeTint="FF" w:themeShade="FF"/>
          <w:sz w:val="19"/>
          <w:szCs w:val="19"/>
          <w:lang w:eastAsia="en-US" w:bidi="ar-SA"/>
        </w:rPr>
        <w:t xml:space="preserve"> (Intercept)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0.320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0.996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0.322 </w:t>
      </w:r>
      <w:r>
        <w:tab/>
      </w:r>
      <w:r>
        <w:tab/>
      </w:r>
      <w:r w:rsidRPr="22EC354F" w:rsidR="5CAF2E13">
        <w:rPr>
          <w:rFonts w:ascii="Courier New" w:hAnsi="Courier New" w:eastAsia="Courier New" w:cs="Courier New"/>
          <w:color w:val="000000" w:themeColor="text1" w:themeTint="FF" w:themeShade="FF"/>
          <w:sz w:val="19"/>
          <w:szCs w:val="19"/>
          <w:lang w:eastAsia="en-US" w:bidi="ar-SA"/>
        </w:rPr>
        <w:t>7.48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2</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1.25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0.239     </w:t>
      </w:r>
      <w:r>
        <w:tab/>
      </w:r>
      <w:r w:rsidRPr="22EC354F" w:rsidR="5CAF2E13">
        <w:rPr>
          <w:rFonts w:ascii="Courier New" w:hAnsi="Courier New" w:eastAsia="Courier New" w:cs="Courier New"/>
          <w:color w:val="000000" w:themeColor="text1" w:themeTint="FF" w:themeShade="FF"/>
          <w:sz w:val="19"/>
          <w:szCs w:val="19"/>
          <w:lang w:eastAsia="en-US" w:bidi="ar-SA"/>
        </w:rPr>
        <w:t xml:space="preserve">5.25  </w:t>
      </w:r>
      <w:r>
        <w:tab/>
      </w:r>
      <w:r>
        <w:tab/>
      </w:r>
      <w:r w:rsidRPr="22EC354F" w:rsidR="5CAF2E13">
        <w:rPr>
          <w:rFonts w:ascii="Courier New" w:hAnsi="Courier New" w:eastAsia="Courier New" w:cs="Courier New"/>
          <w:color w:val="000000" w:themeColor="text1" w:themeTint="FF" w:themeShade="FF"/>
          <w:sz w:val="19"/>
          <w:szCs w:val="19"/>
          <w:lang w:eastAsia="en-US" w:bidi="ar-SA"/>
        </w:rPr>
        <w:t>1.55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7</w:t>
      </w:r>
      <w:r>
        <w:br/>
      </w:r>
      <w:r w:rsidRPr="22EC354F" w:rsidR="5CAF2E13">
        <w:rPr>
          <w:rFonts w:ascii="Courier New" w:hAnsi="Courier New" w:eastAsia="Courier New" w:cs="Courier New"/>
          <w:color w:val="000000" w:themeColor="text1" w:themeTint="FF" w:themeShade="FF"/>
          <w:sz w:val="19"/>
          <w:szCs w:val="19"/>
          <w:lang w:eastAsia="en-US" w:bidi="ar-SA"/>
        </w:rPr>
        <w:t xml:space="preserve"> 3</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3.06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0.448     </w:t>
      </w:r>
      <w:r>
        <w:tab/>
      </w:r>
      <w:r w:rsidRPr="22EC354F" w:rsidR="5CAF2E13">
        <w:rPr>
          <w:rFonts w:ascii="Courier New" w:hAnsi="Courier New" w:eastAsia="Courier New" w:cs="Courier New"/>
          <w:color w:val="000000" w:themeColor="text1" w:themeTint="FF" w:themeShade="FF"/>
          <w:sz w:val="19"/>
          <w:szCs w:val="19"/>
          <w:lang w:eastAsia="en-US" w:bidi="ar-SA"/>
        </w:rPr>
        <w:t xml:space="preserve">6.82  </w:t>
      </w:r>
      <w:r>
        <w:tab/>
      </w:r>
      <w:r>
        <w:tab/>
      </w:r>
      <w:r w:rsidRPr="22EC354F" w:rsidR="5CAF2E13">
        <w:rPr>
          <w:rFonts w:ascii="Courier New" w:hAnsi="Courier New" w:eastAsia="Courier New" w:cs="Courier New"/>
          <w:color w:val="000000" w:themeColor="text1" w:themeTint="FF" w:themeShade="FF"/>
          <w:sz w:val="19"/>
          <w:szCs w:val="19"/>
          <w:lang w:eastAsia="en-US" w:bidi="ar-SA"/>
        </w:rPr>
        <w:t>8.88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- 12</w:t>
      </w:r>
      <w:r>
        <w:br/>
      </w:r>
      <w:r w:rsidRPr="22EC354F" w:rsidR="5CAF2E13">
        <w:rPr>
          <w:rFonts w:ascii="Courier New" w:hAnsi="Courier New" w:eastAsia="Courier New" w:cs="Courier New"/>
          <w:color w:val="000000" w:themeColor="text1" w:themeTint="FF" w:themeShade="FF"/>
          <w:sz w:val="19"/>
          <w:szCs w:val="19"/>
          <w:lang w:eastAsia="en-US" w:bidi="ar-SA"/>
        </w:rPr>
        <w:t xml:space="preserve"> 4</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ATTENDCONF_W844            </w:t>
      </w:r>
      <w:r>
        <w:tab/>
      </w:r>
      <w:r w:rsidRPr="22EC354F" w:rsidR="5CAF2E13">
        <w:rPr>
          <w:rFonts w:ascii="Courier New" w:hAnsi="Courier New" w:eastAsia="Courier New" w:cs="Courier New"/>
          <w:color w:val="000000" w:themeColor="text1" w:themeTint="FF" w:themeShade="FF"/>
          <w:sz w:val="19"/>
          <w:szCs w:val="19"/>
          <w:lang w:eastAsia="en-US" w:bidi="ar-SA"/>
        </w:rPr>
        <w:t xml:space="preserve">2.88       </w:t>
      </w:r>
      <w:r>
        <w:tab/>
      </w:r>
      <w:r w:rsidRPr="22EC354F" w:rsidR="5CAF2E13">
        <w:rPr>
          <w:rFonts w:ascii="Courier New" w:hAnsi="Courier New" w:eastAsia="Courier New" w:cs="Courier New"/>
          <w:color w:val="000000" w:themeColor="text1" w:themeTint="FF" w:themeShade="FF"/>
          <w:sz w:val="19"/>
          <w:szCs w:val="19"/>
          <w:lang w:eastAsia="en-US" w:bidi="ar-SA"/>
        </w:rPr>
        <w:t xml:space="preserve">1.11      </w:t>
      </w:r>
      <w:r>
        <w:tab/>
      </w:r>
      <w:r w:rsidRPr="22EC354F" w:rsidR="5CAF2E13">
        <w:rPr>
          <w:rFonts w:ascii="Courier New" w:hAnsi="Courier New" w:eastAsia="Courier New" w:cs="Courier New"/>
          <w:color w:val="000000" w:themeColor="text1" w:themeTint="FF" w:themeShade="FF"/>
          <w:sz w:val="19"/>
          <w:szCs w:val="19"/>
          <w:lang w:eastAsia="en-US" w:bidi="ar-SA"/>
        </w:rPr>
        <w:t xml:space="preserve">2.59  </w:t>
      </w:r>
      <w:r>
        <w:tab/>
      </w:r>
      <w:r>
        <w:tab/>
      </w:r>
      <w:r w:rsidRPr="22EC354F" w:rsidR="5CAF2E13">
        <w:rPr>
          <w:rFonts w:ascii="Courier New" w:hAnsi="Courier New" w:eastAsia="Courier New" w:cs="Courier New"/>
          <w:color w:val="000000" w:themeColor="text1" w:themeTint="FF" w:themeShade="FF"/>
          <w:sz w:val="19"/>
          <w:szCs w:val="19"/>
          <w:lang w:eastAsia="en-US" w:bidi="ar-SA"/>
        </w:rPr>
        <w:t>9.53</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3</w:t>
      </w:r>
      <w:r>
        <w:br/>
      </w:r>
      <w:r w:rsidRPr="22EC354F" w:rsidR="5CAF2E13">
        <w:rPr>
          <w:rFonts w:ascii="Courier New" w:hAnsi="Courier New" w:eastAsia="Courier New" w:cs="Courier New"/>
          <w:color w:val="000000" w:themeColor="text1" w:themeTint="FF" w:themeShade="FF"/>
          <w:sz w:val="19"/>
          <w:szCs w:val="19"/>
          <w:lang w:eastAsia="en-US" w:bidi="ar-SA"/>
        </w:rPr>
        <w:t xml:space="preserve"> 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CONGRESTRICT2_total_W841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1.70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1.28</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2.00</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6</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0.644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1.05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0.613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5.40</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7</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0.701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0.981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0.714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4.75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8</w:t>
      </w:r>
      <w:r w:rsidRPr="22EC354F" w:rsidR="5CAF2E13">
        <w:rPr>
          <w:rFonts w:ascii="Courier New" w:hAnsi="Courier New" w:eastAsia="Courier New" w:cs="Courier New"/>
          <w:color w:val="000000" w:themeColor="text1" w:themeTint="FF" w:themeShade="FF"/>
          <w:sz w:val="19"/>
          <w:szCs w:val="19"/>
          <w:lang w:eastAsia="en-US" w:bidi="ar-SA"/>
        </w:rPr>
        <w:t xml:space="preserve"> COVIDCONG2_W842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0.843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0.290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2.90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3.69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3</w:t>
      </w:r>
      <w:r>
        <w:br/>
      </w:r>
      <w:r w:rsidRPr="22EC354F" w:rsidR="5CAF2E13">
        <w:rPr>
          <w:rFonts w:ascii="Courier New" w:hAnsi="Courier New" w:eastAsia="Courier New" w:cs="Courier New"/>
          <w:color w:val="000000" w:themeColor="text1" w:themeTint="FF" w:themeShade="FF"/>
          <w:sz w:val="19"/>
          <w:szCs w:val="19"/>
          <w:lang w:eastAsia="en-US" w:bidi="ar-SA"/>
        </w:rPr>
        <w:t xml:space="preserve"> 9</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0.604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0.543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1.11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2.66</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10</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0.055</w:t>
      </w:r>
      <w:r w:rsidRPr="22EC354F" w:rsidR="5CAF2E13">
        <w:rPr>
          <w:rFonts w:ascii="Courier New" w:hAnsi="Courier New" w:eastAsia="Courier New" w:cs="Courier New"/>
          <w:color w:val="000000" w:themeColor="text1" w:themeTint="FF" w:themeShade="FF"/>
          <w:sz w:val="19"/>
          <w:szCs w:val="19"/>
          <w:lang w:eastAsia="en-US" w:bidi="ar-SA"/>
        </w:rPr>
        <w:t>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0.544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0.101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9.19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11</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0.685</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0.973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0.704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4.82</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12</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20.5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0.468    </w:t>
      </w:r>
      <w:r>
        <w:tab/>
      </w:r>
      <w:r w:rsidRPr="22EC354F" w:rsidR="5CAF2E13">
        <w:rPr>
          <w:rFonts w:ascii="Courier New" w:hAnsi="Courier New" w:eastAsia="Courier New" w:cs="Courier New"/>
          <w:color w:val="000000" w:themeColor="text1" w:themeTint="FF" w:themeShade="FF"/>
          <w:sz w:val="19"/>
          <w:szCs w:val="19"/>
          <w:lang w:eastAsia="en-US" w:bidi="ar-SA"/>
        </w:rPr>
        <w:t xml:space="preserve">43.8   </w:t>
      </w:r>
      <w:r>
        <w:tab/>
      </w:r>
      <w:r w:rsidRPr="22EC354F" w:rsidR="5CAF2E13">
        <w:rPr>
          <w:rFonts w:ascii="Courier New" w:hAnsi="Courier New" w:eastAsia="Courier New" w:cs="Courier New"/>
          <w:color w:val="000000" w:themeColor="text1" w:themeTint="FF" w:themeShade="FF"/>
          <w:sz w:val="19"/>
          <w:szCs w:val="19"/>
          <w:lang w:eastAsia="en-US" w:bidi="ar-SA"/>
        </w:rPr>
        <w:t xml:space="preserve">0      </w:t>
      </w:r>
      <w:r>
        <w:br/>
      </w:r>
      <w:r w:rsidRPr="22EC354F" w:rsidR="5CAF2E13">
        <w:rPr>
          <w:rFonts w:ascii="Courier New" w:hAnsi="Courier New" w:eastAsia="Courier New" w:cs="Courier New"/>
          <w:color w:val="000000" w:themeColor="text1" w:themeTint="FF" w:themeShade="FF"/>
          <w:sz w:val="19"/>
          <w:szCs w:val="19"/>
          <w:lang w:eastAsia="en-US" w:bidi="ar-SA"/>
        </w:rPr>
        <w:t>13</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0.456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0.975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0.467</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6.40</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14</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14.6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0.491    </w:t>
      </w:r>
      <w:r>
        <w:tab/>
      </w:r>
      <w:r w:rsidRPr="22EC354F" w:rsidR="5CAF2E13">
        <w:rPr>
          <w:rFonts w:ascii="Courier New" w:hAnsi="Courier New" w:eastAsia="Courier New" w:cs="Courier New"/>
          <w:color w:val="000000" w:themeColor="text1" w:themeTint="FF" w:themeShade="FF"/>
          <w:sz w:val="19"/>
          <w:szCs w:val="19"/>
          <w:lang w:eastAsia="en-US" w:bidi="ar-SA"/>
        </w:rPr>
        <w:t xml:space="preserve">29.8   </w:t>
      </w:r>
      <w:r>
        <w:tab/>
      </w:r>
      <w:r w:rsidRPr="22EC354F" w:rsidR="5CAF2E13">
        <w:rPr>
          <w:rFonts w:ascii="Courier New" w:hAnsi="Courier New" w:eastAsia="Courier New" w:cs="Courier New"/>
          <w:color w:val="000000" w:themeColor="text1" w:themeTint="FF" w:themeShade="FF"/>
          <w:sz w:val="19"/>
          <w:szCs w:val="19"/>
          <w:lang w:eastAsia="en-US" w:bidi="ar-SA"/>
        </w:rPr>
        <w:t>7.14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-195</w:t>
      </w:r>
      <w:r>
        <w:br/>
      </w:r>
      <w:r w:rsidRPr="22EC354F" w:rsidR="5CAF2E13">
        <w:rPr>
          <w:rFonts w:ascii="Courier New" w:hAnsi="Courier New" w:eastAsia="Courier New" w:cs="Courier New"/>
          <w:color w:val="000000" w:themeColor="text1" w:themeTint="FF" w:themeShade="FF"/>
          <w:sz w:val="19"/>
          <w:szCs w:val="19"/>
          <w:lang w:eastAsia="en-US" w:bidi="ar-SA"/>
        </w:rPr>
        <w:t>15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CONGRESTRICT2_d_W842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0.697</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0.235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2.96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3.03</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3</w:t>
      </w:r>
    </w:p>
    <w:p w:rsidR="006C2130" w:rsidP="22EC354F" w:rsidRDefault="006C2130" w14:paraId="5E320EBC" w14:textId="59F7EEB0">
      <w:pPr>
        <w:pStyle w:val="a1"/>
        <w:rPr>
          <w:rFonts w:ascii="Courier New" w:hAnsi="Courier New" w:eastAsia="Courier New" w:cs="Courier New"/>
          <w:color w:val="000000" w:themeColor="text1" w:themeTint="FF" w:themeShade="FF"/>
          <w:sz w:val="19"/>
          <w:szCs w:val="19"/>
        </w:rPr>
      </w:pPr>
      <w:r w:rsidRPr="22EC354F" w:rsidR="173A015B">
        <w:rPr>
          <w:rFonts w:ascii="Courier New" w:hAnsi="Courier New" w:eastAsia="Courier New" w:cs="Courier New"/>
          <w:color w:val="000000" w:themeColor="text1" w:themeTint="FF" w:themeShade="FF"/>
          <w:sz w:val="19"/>
          <w:szCs w:val="19"/>
          <w:lang w:eastAsia="en-US" w:bidi="ar-SA"/>
        </w:rPr>
        <w:t xml:space="preserve">  </w:t>
      </w:r>
      <w:r w:rsidRPr="22EC354F" w:rsidR="173A015B">
        <w:rPr>
          <w:rFonts w:ascii="Courier New" w:hAnsi="Courier New" w:eastAsia="Courier New" w:cs="Courier New"/>
          <w:b w:val="1"/>
          <w:bCs w:val="1"/>
          <w:color w:val="000000" w:themeColor="text1" w:themeTint="FF" w:themeShade="FF"/>
          <w:sz w:val="19"/>
          <w:szCs w:val="19"/>
          <w:lang w:eastAsia="en-US" w:bidi="ar-SA"/>
        </w:rPr>
        <w:t>Both</w:t>
      </w:r>
      <w:r w:rsidRPr="22EC354F" w:rsidR="173A015B">
        <w:rPr>
          <w:rFonts w:ascii="Courier New" w:hAnsi="Courier New" w:eastAsia="Courier New" w:cs="Courier New"/>
          <w:b w:val="1"/>
          <w:bCs w:val="1"/>
          <w:color w:val="000000" w:themeColor="text1" w:themeTint="FF" w:themeShade="FF"/>
          <w:sz w:val="19"/>
          <w:szCs w:val="19"/>
          <w:lang w:eastAsia="en-US" w:bidi="ar-SA"/>
        </w:rPr>
        <w:t xml:space="preserve"> </w:t>
      </w:r>
      <w:r w:rsidRPr="22EC354F" w:rsidR="173A015B">
        <w:rPr>
          <w:rFonts w:ascii="Courier New" w:hAnsi="Courier New" w:eastAsia="Courier New" w:cs="Courier New"/>
          <w:color w:val="000000" w:themeColor="text1" w:themeTint="FF" w:themeShade="FF"/>
          <w:sz w:val="19"/>
          <w:szCs w:val="19"/>
          <w:lang w:eastAsia="en-US" w:bidi="ar-SA"/>
        </w:rPr>
        <w:t xml:space="preserve">       </w:t>
      </w:r>
      <w:r>
        <w:br/>
      </w:r>
      <w:r w:rsidRPr="22EC354F" w:rsidR="5CAF2E13">
        <w:rPr>
          <w:rFonts w:ascii="Courier New" w:hAnsi="Courier New" w:eastAsia="Courier New" w:cs="Courier New"/>
          <w:color w:val="000000" w:themeColor="text1" w:themeTint="FF" w:themeShade="FF"/>
          <w:sz w:val="19"/>
          <w:szCs w:val="19"/>
          <w:lang w:eastAsia="en-US" w:bidi="ar-SA"/>
        </w:rPr>
        <w:t>16</w:t>
      </w:r>
      <w:r w:rsidRPr="22EC354F" w:rsidR="5CAF2E13">
        <w:rPr>
          <w:rFonts w:ascii="Courier New" w:hAnsi="Courier New" w:eastAsia="Courier New" w:cs="Courier New"/>
          <w:color w:val="000000" w:themeColor="text1" w:themeTint="FF" w:themeShade="FF"/>
          <w:sz w:val="19"/>
          <w:szCs w:val="19"/>
          <w:lang w:eastAsia="en-US" w:bidi="ar-SA"/>
        </w:rPr>
        <w:t xml:space="preserve"> (Intercept)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1.17</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1.29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0.906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3.65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17</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0.058</w:t>
      </w:r>
      <w:r w:rsidRPr="22EC354F" w:rsidR="5CAF2E13">
        <w:rPr>
          <w:rFonts w:ascii="Courier New" w:hAnsi="Courier New" w:eastAsia="Courier New" w:cs="Courier New"/>
          <w:color w:val="000000" w:themeColor="text1" w:themeTint="FF" w:themeShade="FF"/>
          <w:sz w:val="19"/>
          <w:szCs w:val="19"/>
          <w:lang w:eastAsia="en-US" w:bidi="ar-SA"/>
        </w:rPr>
        <w:t>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0.232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0.253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8.00</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18</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0.463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0.520    </w:t>
      </w:r>
      <w:r>
        <w:tab/>
      </w:r>
      <w:r w:rsidRPr="22EC354F" w:rsidR="5CAF2E13">
        <w:rPr>
          <w:rFonts w:ascii="Courier New" w:hAnsi="Courier New" w:eastAsia="Courier New" w:cs="Courier New"/>
          <w:color w:val="000000" w:themeColor="text1" w:themeTint="FF" w:themeShade="FF"/>
          <w:sz w:val="19"/>
          <w:szCs w:val="19"/>
          <w:lang w:eastAsia="en-US" w:bidi="ar-SA"/>
        </w:rPr>
        <w:t xml:space="preserve"> 0.890 </w:t>
      </w:r>
      <w:r>
        <w:tab/>
      </w:r>
      <w:r w:rsidRPr="22EC354F" w:rsidR="5CAF2E13">
        <w:rPr>
          <w:rFonts w:ascii="Courier New" w:hAnsi="Courier New" w:eastAsia="Courier New" w:cs="Courier New"/>
          <w:color w:val="000000" w:themeColor="text1" w:themeTint="FF" w:themeShade="FF"/>
          <w:sz w:val="19"/>
          <w:szCs w:val="19"/>
          <w:lang w:eastAsia="en-US" w:bidi="ar-SA"/>
        </w:rPr>
        <w:t>3.74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19</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ATTENDCONF_W844            </w:t>
      </w:r>
      <w:r>
        <w:tab/>
      </w:r>
      <w:r w:rsidRPr="22EC354F" w:rsidR="5CAF2E13">
        <w:rPr>
          <w:rFonts w:ascii="Courier New" w:hAnsi="Courier New" w:eastAsia="Courier New" w:cs="Courier New"/>
          <w:color w:val="000000" w:themeColor="text1" w:themeTint="FF" w:themeShade="FF"/>
          <w:sz w:val="19"/>
          <w:szCs w:val="19"/>
          <w:lang w:eastAsia="en-US" w:bidi="ar-SA"/>
        </w:rPr>
        <w:t xml:space="preserve">0.822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1.26     </w:t>
      </w:r>
      <w:r>
        <w:tab/>
      </w:r>
      <w:r w:rsidRPr="22EC354F" w:rsidR="5CAF2E13">
        <w:rPr>
          <w:rFonts w:ascii="Courier New" w:hAnsi="Courier New" w:eastAsia="Courier New" w:cs="Courier New"/>
          <w:color w:val="000000" w:themeColor="text1" w:themeTint="FF" w:themeShade="FF"/>
          <w:sz w:val="19"/>
          <w:szCs w:val="19"/>
          <w:lang w:eastAsia="en-US" w:bidi="ar-SA"/>
        </w:rPr>
        <w:t xml:space="preserve"> 0.650 </w:t>
      </w:r>
      <w:r>
        <w:tab/>
      </w:r>
      <w:r w:rsidRPr="22EC354F" w:rsidR="5CAF2E13">
        <w:rPr>
          <w:rFonts w:ascii="Courier New" w:hAnsi="Courier New" w:eastAsia="Courier New" w:cs="Courier New"/>
          <w:color w:val="000000" w:themeColor="text1" w:themeTint="FF" w:themeShade="FF"/>
          <w:sz w:val="19"/>
          <w:szCs w:val="19"/>
          <w:lang w:eastAsia="en-US" w:bidi="ar-SA"/>
        </w:rPr>
        <w:t>5.15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20</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CONGRESTRICT2_total_W841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0.940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1.39     </w:t>
      </w:r>
      <w:r>
        <w:tab/>
      </w:r>
      <w:r w:rsidRPr="22EC354F" w:rsidR="5CAF2E13">
        <w:rPr>
          <w:rFonts w:ascii="Courier New" w:hAnsi="Courier New" w:eastAsia="Courier New" w:cs="Courier New"/>
          <w:color w:val="000000" w:themeColor="text1" w:themeTint="FF" w:themeShade="FF"/>
          <w:sz w:val="19"/>
          <w:szCs w:val="19"/>
          <w:lang w:eastAsia="en-US" w:bidi="ar-SA"/>
        </w:rPr>
        <w:t xml:space="preserve"> 0.676 </w:t>
      </w:r>
      <w:r>
        <w:tab/>
      </w:r>
      <w:r w:rsidRPr="22EC354F" w:rsidR="5CAF2E13">
        <w:rPr>
          <w:rFonts w:ascii="Courier New" w:hAnsi="Courier New" w:eastAsia="Courier New" w:cs="Courier New"/>
          <w:color w:val="000000" w:themeColor="text1" w:themeTint="FF" w:themeShade="FF"/>
          <w:sz w:val="19"/>
          <w:szCs w:val="19"/>
          <w:lang w:eastAsia="en-US" w:bidi="ar-SA"/>
        </w:rPr>
        <w:t>4.99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21</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1.88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1.32     </w:t>
      </w:r>
      <w:r>
        <w:tab/>
      </w:r>
      <w:r w:rsidRPr="22EC354F" w:rsidR="5CAF2E13">
        <w:rPr>
          <w:rFonts w:ascii="Courier New" w:hAnsi="Courier New" w:eastAsia="Courier New" w:cs="Courier New"/>
          <w:color w:val="000000" w:themeColor="text1" w:themeTint="FF" w:themeShade="FF"/>
          <w:sz w:val="19"/>
          <w:szCs w:val="19"/>
          <w:lang w:eastAsia="en-US" w:bidi="ar-SA"/>
        </w:rPr>
        <w:t xml:space="preserve"> 1.43  </w:t>
      </w:r>
      <w:r>
        <w:tab/>
      </w:r>
      <w:r w:rsidRPr="22EC354F" w:rsidR="5CAF2E13">
        <w:rPr>
          <w:rFonts w:ascii="Courier New" w:hAnsi="Courier New" w:eastAsia="Courier New" w:cs="Courier New"/>
          <w:color w:val="000000" w:themeColor="text1" w:themeTint="FF" w:themeShade="FF"/>
          <w:sz w:val="19"/>
          <w:szCs w:val="19"/>
          <w:lang w:eastAsia="en-US" w:bidi="ar-SA"/>
        </w:rPr>
        <w:t>1.54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22</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1.39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1.28     </w:t>
      </w:r>
      <w:r>
        <w:tab/>
      </w:r>
      <w:r w:rsidRPr="22EC354F" w:rsidR="5CAF2E13">
        <w:rPr>
          <w:rFonts w:ascii="Courier New" w:hAnsi="Courier New" w:eastAsia="Courier New" w:cs="Courier New"/>
          <w:color w:val="000000" w:themeColor="text1" w:themeTint="FF" w:themeShade="FF"/>
          <w:sz w:val="19"/>
          <w:szCs w:val="19"/>
          <w:lang w:eastAsia="en-US" w:bidi="ar-SA"/>
        </w:rPr>
        <w:t xml:space="preserve"> 1.09  </w:t>
      </w:r>
      <w:r>
        <w:tab/>
      </w:r>
      <w:r w:rsidRPr="22EC354F" w:rsidR="5CAF2E13">
        <w:rPr>
          <w:rFonts w:ascii="Courier New" w:hAnsi="Courier New" w:eastAsia="Courier New" w:cs="Courier New"/>
          <w:color w:val="000000" w:themeColor="text1" w:themeTint="FF" w:themeShade="FF"/>
          <w:sz w:val="19"/>
          <w:szCs w:val="19"/>
          <w:lang w:eastAsia="en-US" w:bidi="ar-SA"/>
        </w:rPr>
        <w:t>2.77</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23</w:t>
      </w:r>
      <w:r w:rsidRPr="22EC354F" w:rsidR="5CAF2E13">
        <w:rPr>
          <w:rFonts w:ascii="Courier New" w:hAnsi="Courier New" w:eastAsia="Courier New" w:cs="Courier New"/>
          <w:color w:val="000000" w:themeColor="text1" w:themeTint="FF" w:themeShade="FF"/>
          <w:sz w:val="19"/>
          <w:szCs w:val="19"/>
          <w:lang w:eastAsia="en-US" w:bidi="ar-SA"/>
        </w:rPr>
        <w:t xml:space="preserve"> COVIDCONG2_W842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1.41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0.332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4.23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2.33</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5</w:t>
      </w:r>
      <w:r>
        <w:br/>
      </w:r>
      <w:r w:rsidRPr="22EC354F" w:rsidR="5CAF2E13">
        <w:rPr>
          <w:rFonts w:ascii="Courier New" w:hAnsi="Courier New" w:eastAsia="Courier New" w:cs="Courier New"/>
          <w:color w:val="000000" w:themeColor="text1" w:themeTint="FF" w:themeShade="FF"/>
          <w:sz w:val="19"/>
          <w:szCs w:val="19"/>
          <w:lang w:eastAsia="en-US" w:bidi="ar-SA"/>
        </w:rPr>
        <w:t>24</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0.573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0.502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1.14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2.54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0.131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0.510   </w:t>
      </w:r>
      <w:r>
        <w:tab/>
      </w:r>
      <w:r w:rsidRPr="22EC354F" w:rsidR="5CAF2E13">
        <w:rPr>
          <w:rFonts w:ascii="Courier New" w:hAnsi="Courier New" w:eastAsia="Courier New" w:cs="Courier New"/>
          <w:color w:val="000000" w:themeColor="text1" w:themeTint="FF" w:themeShade="FF"/>
          <w:sz w:val="19"/>
          <w:szCs w:val="19"/>
          <w:lang w:eastAsia="en-US" w:bidi="ar-SA"/>
        </w:rPr>
        <w:t xml:space="preserve">  0.256 </w:t>
      </w:r>
      <w:r>
        <w:tab/>
      </w:r>
      <w:r w:rsidRPr="22EC354F" w:rsidR="5CAF2E13">
        <w:rPr>
          <w:rFonts w:ascii="Courier New" w:hAnsi="Courier New" w:eastAsia="Courier New" w:cs="Courier New"/>
          <w:color w:val="000000" w:themeColor="text1" w:themeTint="FF" w:themeShade="FF"/>
          <w:sz w:val="19"/>
          <w:szCs w:val="19"/>
          <w:lang w:eastAsia="en-US" w:bidi="ar-SA"/>
        </w:rPr>
        <w:t>7.98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26</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0.394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1.04    </w:t>
      </w:r>
      <w:r>
        <w:tab/>
      </w:r>
      <w:r w:rsidRPr="22EC354F" w:rsidR="5CAF2E13">
        <w:rPr>
          <w:rFonts w:ascii="Courier New" w:hAnsi="Courier New" w:eastAsia="Courier New" w:cs="Courier New"/>
          <w:color w:val="000000" w:themeColor="text1" w:themeTint="FF" w:themeShade="FF"/>
          <w:sz w:val="19"/>
          <w:szCs w:val="19"/>
          <w:lang w:eastAsia="en-US" w:bidi="ar-SA"/>
        </w:rPr>
        <w:t xml:space="preserve"> -</w:t>
      </w:r>
      <w:r w:rsidRPr="22EC354F" w:rsidR="5CAF2E13">
        <w:rPr>
          <w:rFonts w:ascii="Courier New" w:hAnsi="Courier New" w:eastAsia="Courier New" w:cs="Courier New"/>
          <w:color w:val="000000" w:themeColor="text1" w:themeTint="FF" w:themeShade="FF"/>
          <w:sz w:val="19"/>
          <w:szCs w:val="19"/>
          <w:lang w:eastAsia="en-US" w:bidi="ar-SA"/>
        </w:rPr>
        <w:t>0.379</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7.05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27</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18.1        </w:t>
      </w:r>
      <w:r>
        <w:tab/>
      </w:r>
      <w:r w:rsidRPr="22EC354F" w:rsidR="5CAF2E13">
        <w:rPr>
          <w:rFonts w:ascii="Courier New" w:hAnsi="Courier New" w:eastAsia="Courier New" w:cs="Courier New"/>
          <w:color w:val="000000" w:themeColor="text1" w:themeTint="FF" w:themeShade="FF"/>
          <w:sz w:val="19"/>
          <w:szCs w:val="19"/>
          <w:lang w:eastAsia="en-US" w:bidi="ar-SA"/>
        </w:rPr>
        <w:t xml:space="preserve">0.784   </w:t>
      </w:r>
      <w:r>
        <w:tab/>
      </w:r>
      <w:r w:rsidRPr="22EC354F" w:rsidR="5CAF2E13">
        <w:rPr>
          <w:rFonts w:ascii="Courier New" w:hAnsi="Courier New" w:eastAsia="Courier New" w:cs="Courier New"/>
          <w:color w:val="000000" w:themeColor="text1" w:themeTint="FF" w:themeShade="FF"/>
          <w:sz w:val="19"/>
          <w:szCs w:val="19"/>
          <w:lang w:eastAsia="en-US" w:bidi="ar-SA"/>
        </w:rPr>
        <w:t xml:space="preserve"> 23.1   </w:t>
      </w:r>
      <w:r>
        <w:tab/>
      </w:r>
      <w:r w:rsidRPr="22EC354F" w:rsidR="5CAF2E13">
        <w:rPr>
          <w:rFonts w:ascii="Courier New" w:hAnsi="Courier New" w:eastAsia="Courier New" w:cs="Courier New"/>
          <w:color w:val="000000" w:themeColor="text1" w:themeTint="FF" w:themeShade="FF"/>
          <w:sz w:val="19"/>
          <w:szCs w:val="19"/>
          <w:lang w:eastAsia="en-US" w:bidi="ar-SA"/>
        </w:rPr>
        <w:t>4.28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-118</w:t>
      </w:r>
      <w:r>
        <w:br/>
      </w:r>
      <w:r w:rsidRPr="22EC354F" w:rsidR="5CAF2E13">
        <w:rPr>
          <w:rFonts w:ascii="Courier New" w:hAnsi="Courier New" w:eastAsia="Courier New" w:cs="Courier New"/>
          <w:color w:val="000000" w:themeColor="text1" w:themeTint="FF" w:themeShade="FF"/>
          <w:sz w:val="19"/>
          <w:szCs w:val="19"/>
          <w:lang w:eastAsia="en-US" w:bidi="ar-SA"/>
        </w:rPr>
        <w:t>28</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0.876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0.935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0.937 </w:t>
      </w:r>
      <w:r>
        <w:tab/>
      </w:r>
      <w:r>
        <w:tab/>
      </w:r>
      <w:r w:rsidRPr="22EC354F" w:rsidR="5CAF2E13">
        <w:rPr>
          <w:rFonts w:ascii="Courier New" w:hAnsi="Courier New" w:eastAsia="Courier New" w:cs="Courier New"/>
          <w:color w:val="000000" w:themeColor="text1" w:themeTint="FF" w:themeShade="FF"/>
          <w:sz w:val="19"/>
          <w:szCs w:val="19"/>
          <w:lang w:eastAsia="en-US" w:bidi="ar-SA"/>
        </w:rPr>
        <w:t>3.49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29</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14.4        </w:t>
      </w:r>
      <w:r>
        <w:tab/>
      </w:r>
      <w:r w:rsidRPr="22EC354F" w:rsidR="5CAF2E13">
        <w:rPr>
          <w:rFonts w:ascii="Courier New" w:hAnsi="Courier New" w:eastAsia="Courier New" w:cs="Courier New"/>
          <w:color w:val="000000" w:themeColor="text1" w:themeTint="FF" w:themeShade="FF"/>
          <w:sz w:val="19"/>
          <w:szCs w:val="19"/>
          <w:lang w:eastAsia="en-US" w:bidi="ar-SA"/>
        </w:rPr>
        <w:t>0.739</w:t>
      </w:r>
      <w:r>
        <w:tab/>
      </w:r>
      <w:r>
        <w:tab/>
      </w:r>
      <w:r w:rsidRPr="22EC354F" w:rsidR="5CAF2E13">
        <w:rPr>
          <w:rFonts w:ascii="Courier New" w:hAnsi="Courier New" w:eastAsia="Courier New" w:cs="Courier New"/>
          <w:color w:val="000000" w:themeColor="text1" w:themeTint="FF" w:themeShade="FF"/>
          <w:sz w:val="19"/>
          <w:szCs w:val="19"/>
          <w:lang w:eastAsia="en-US" w:bidi="ar-SA"/>
        </w:rPr>
        <w:t xml:space="preserve">19.5   </w:t>
      </w:r>
      <w:r>
        <w:tab/>
      </w:r>
      <w:r w:rsidRPr="22EC354F" w:rsidR="5CAF2E13">
        <w:rPr>
          <w:rFonts w:ascii="Courier New" w:hAnsi="Courier New" w:eastAsia="Courier New" w:cs="Courier New"/>
          <w:color w:val="000000" w:themeColor="text1" w:themeTint="FF" w:themeShade="FF"/>
          <w:sz w:val="19"/>
          <w:szCs w:val="19"/>
          <w:lang w:eastAsia="en-US" w:bidi="ar-SA"/>
        </w:rPr>
        <w:t>1.56</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- 84</w:t>
      </w:r>
      <w:r>
        <w:br/>
      </w:r>
      <w:r w:rsidRPr="22EC354F" w:rsidR="5CAF2E13">
        <w:rPr>
          <w:rFonts w:ascii="Courier New" w:hAnsi="Courier New" w:eastAsia="Courier New" w:cs="Courier New"/>
          <w:color w:val="000000" w:themeColor="text1" w:themeTint="FF" w:themeShade="FF"/>
          <w:sz w:val="19"/>
          <w:szCs w:val="19"/>
          <w:lang w:eastAsia="en-US" w:bidi="ar-SA"/>
        </w:rPr>
        <w:t>30</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CONGRESTRICT2_d_W842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0.112</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0.217</w:t>
      </w:r>
      <w:r>
        <w:tab/>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0.515</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6.06</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p>
    <w:p w:rsidR="503A782F" w:rsidP="22EC354F" w:rsidRDefault="006C2130" w14:paraId="321D0EA4" w14:textId="0D28B5BB">
      <w:pPr>
        <w:pStyle w:val="a1"/>
        <w:rPr>
          <w:rFonts w:ascii="Courier New" w:hAnsi="Courier New" w:eastAsia="Courier New" w:cs="Courier New"/>
          <w:color w:val="000000" w:themeColor="text1" w:themeTint="FF" w:themeShade="FF"/>
          <w:sz w:val="19"/>
          <w:szCs w:val="19"/>
        </w:rPr>
      </w:pPr>
      <w:r w:rsidRPr="22EC354F" w:rsidR="173A015B">
        <w:rPr>
          <w:rFonts w:ascii="Courier New" w:hAnsi="Courier New" w:eastAsia="Courier New" w:cs="Courier New"/>
          <w:color w:val="000000" w:themeColor="text1" w:themeTint="FF" w:themeShade="FF"/>
          <w:sz w:val="19"/>
          <w:szCs w:val="19"/>
          <w:lang w:eastAsia="en-US" w:bidi="ar-SA"/>
        </w:rPr>
        <w:t xml:space="preserve">  </w:t>
      </w:r>
      <w:r w:rsidRPr="22EC354F" w:rsidR="173A015B">
        <w:rPr>
          <w:rFonts w:ascii="Courier New" w:hAnsi="Courier New" w:eastAsia="Courier New" w:cs="Courier New"/>
          <w:b w:val="1"/>
          <w:bCs w:val="1"/>
          <w:color w:val="000000" w:themeColor="text1" w:themeTint="FF" w:themeShade="FF"/>
          <w:sz w:val="19"/>
          <w:szCs w:val="19"/>
          <w:lang w:eastAsia="en-US" w:bidi="ar-SA"/>
        </w:rPr>
        <w:t>Neither</w:t>
      </w:r>
      <w:r w:rsidRPr="22EC354F" w:rsidR="173A015B">
        <w:rPr>
          <w:rFonts w:ascii="Courier New" w:hAnsi="Courier New" w:eastAsia="Courier New" w:cs="Courier New"/>
          <w:b w:val="1"/>
          <w:bCs w:val="1"/>
          <w:color w:val="000000" w:themeColor="text1" w:themeTint="FF" w:themeShade="FF"/>
          <w:sz w:val="19"/>
          <w:szCs w:val="19"/>
          <w:lang w:eastAsia="en-US" w:bidi="ar-SA"/>
        </w:rPr>
        <w:t xml:space="preserve"> </w:t>
      </w:r>
      <w:r w:rsidRPr="22EC354F" w:rsidR="173A015B">
        <w:rPr>
          <w:rFonts w:ascii="Courier New" w:hAnsi="Courier New" w:eastAsia="Courier New" w:cs="Courier New"/>
          <w:color w:val="000000" w:themeColor="text1" w:themeTint="FF" w:themeShade="FF"/>
          <w:sz w:val="19"/>
          <w:szCs w:val="19"/>
          <w:lang w:eastAsia="en-US" w:bidi="ar-SA"/>
        </w:rPr>
        <w:t xml:space="preserve">    </w:t>
      </w:r>
      <w:r>
        <w:br/>
      </w:r>
      <w:r w:rsidRPr="22EC354F" w:rsidR="5CAF2E13">
        <w:rPr>
          <w:rFonts w:ascii="Courier New" w:hAnsi="Courier New" w:eastAsia="Courier New" w:cs="Courier New"/>
          <w:color w:val="000000" w:themeColor="text1" w:themeTint="FF" w:themeShade="FF"/>
          <w:sz w:val="19"/>
          <w:szCs w:val="19"/>
          <w:lang w:eastAsia="en-US" w:bidi="ar-SA"/>
        </w:rPr>
        <w:t>31</w:t>
      </w:r>
      <w:r w:rsidRPr="22EC354F" w:rsidR="5CAF2E13">
        <w:rPr>
          <w:rFonts w:ascii="Courier New" w:hAnsi="Courier New" w:eastAsia="Courier New" w:cs="Courier New"/>
          <w:color w:val="000000" w:themeColor="text1" w:themeTint="FF" w:themeShade="FF"/>
          <w:sz w:val="19"/>
          <w:szCs w:val="19"/>
          <w:lang w:eastAsia="en-US" w:bidi="ar-SA"/>
        </w:rPr>
        <w:t xml:space="preserve"> (Intercept)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14.1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0.435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32.5</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7.67</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-232</w:t>
      </w:r>
      <w:r>
        <w:br/>
      </w:r>
      <w:r w:rsidRPr="22EC354F" w:rsidR="5CAF2E13">
        <w:rPr>
          <w:rFonts w:ascii="Courier New" w:hAnsi="Courier New" w:eastAsia="Courier New" w:cs="Courier New"/>
          <w:color w:val="000000" w:themeColor="text1" w:themeTint="FF" w:themeShade="FF"/>
          <w:sz w:val="19"/>
          <w:szCs w:val="19"/>
          <w:lang w:eastAsia="en-US" w:bidi="ar-SA"/>
        </w:rPr>
        <w:t>32</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1.38       </w:t>
      </w:r>
      <w:r>
        <w:tab/>
      </w:r>
      <w:r w:rsidRPr="22EC354F" w:rsidR="5CAF2E13">
        <w:rPr>
          <w:rFonts w:ascii="Courier New" w:hAnsi="Courier New" w:eastAsia="Courier New" w:cs="Courier New"/>
          <w:color w:val="000000" w:themeColor="text1" w:themeTint="FF" w:themeShade="FF"/>
          <w:sz w:val="19"/>
          <w:szCs w:val="19"/>
          <w:lang w:eastAsia="en-US" w:bidi="ar-SA"/>
        </w:rPr>
        <w:t>0.290</w:t>
      </w:r>
      <w:r>
        <w:tab/>
      </w:r>
      <w:r>
        <w:tab/>
      </w:r>
      <w:r w:rsidRPr="22EC354F" w:rsidR="5CAF2E13">
        <w:rPr>
          <w:rFonts w:ascii="Courier New" w:hAnsi="Courier New" w:eastAsia="Courier New" w:cs="Courier New"/>
          <w:color w:val="000000" w:themeColor="text1" w:themeTint="FF" w:themeShade="FF"/>
          <w:sz w:val="19"/>
          <w:szCs w:val="19"/>
          <w:lang w:eastAsia="en-US" w:bidi="ar-SA"/>
        </w:rPr>
        <w:t xml:space="preserve">4.75  </w:t>
      </w:r>
      <w:r>
        <w:tab/>
      </w:r>
      <w:r>
        <w:tab/>
      </w:r>
      <w:r w:rsidRPr="22EC354F" w:rsidR="5CAF2E13">
        <w:rPr>
          <w:rFonts w:ascii="Courier New" w:hAnsi="Courier New" w:eastAsia="Courier New" w:cs="Courier New"/>
          <w:color w:val="000000" w:themeColor="text1" w:themeTint="FF" w:themeShade="FF"/>
          <w:sz w:val="19"/>
          <w:szCs w:val="19"/>
          <w:lang w:eastAsia="en-US" w:bidi="ar-SA"/>
        </w:rPr>
        <w:t>2.02</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6</w:t>
      </w:r>
      <w:r>
        <w:br/>
      </w:r>
      <w:r w:rsidRPr="22EC354F" w:rsidR="5CAF2E13">
        <w:rPr>
          <w:rFonts w:ascii="Courier New" w:hAnsi="Courier New" w:eastAsia="Courier New" w:cs="Courier New"/>
          <w:color w:val="000000" w:themeColor="text1" w:themeTint="FF" w:themeShade="FF"/>
          <w:sz w:val="19"/>
          <w:szCs w:val="19"/>
          <w:lang w:eastAsia="en-US" w:bidi="ar-SA"/>
        </w:rPr>
        <w:t>33</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2.37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0.513     </w:t>
      </w:r>
      <w:r>
        <w:tab/>
      </w:r>
      <w:r w:rsidRPr="22EC354F" w:rsidR="5CAF2E13">
        <w:rPr>
          <w:rFonts w:ascii="Courier New" w:hAnsi="Courier New" w:eastAsia="Courier New" w:cs="Courier New"/>
          <w:color w:val="000000" w:themeColor="text1" w:themeTint="FF" w:themeShade="FF"/>
          <w:sz w:val="19"/>
          <w:szCs w:val="19"/>
          <w:lang w:eastAsia="en-US" w:bidi="ar-SA"/>
        </w:rPr>
        <w:t xml:space="preserve">4.61  </w:t>
      </w:r>
      <w:r>
        <w:tab/>
      </w:r>
      <w:r>
        <w:tab/>
      </w:r>
      <w:r w:rsidRPr="22EC354F" w:rsidR="5CAF2E13">
        <w:rPr>
          <w:rFonts w:ascii="Courier New" w:hAnsi="Courier New" w:eastAsia="Courier New" w:cs="Courier New"/>
          <w:color w:val="000000" w:themeColor="text1" w:themeTint="FF" w:themeShade="FF"/>
          <w:sz w:val="19"/>
          <w:szCs w:val="19"/>
          <w:lang w:eastAsia="en-US" w:bidi="ar-SA"/>
        </w:rPr>
        <w:t>3.97</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6</w:t>
      </w:r>
      <w:r>
        <w:br/>
      </w:r>
      <w:r w:rsidRPr="22EC354F" w:rsidR="5CAF2E13">
        <w:rPr>
          <w:rFonts w:ascii="Courier New" w:hAnsi="Courier New" w:eastAsia="Courier New" w:cs="Courier New"/>
          <w:color w:val="000000" w:themeColor="text1" w:themeTint="FF" w:themeShade="FF"/>
          <w:sz w:val="19"/>
          <w:szCs w:val="19"/>
          <w:lang w:eastAsia="en-US" w:bidi="ar-SA"/>
        </w:rPr>
        <w:t>34</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ATTENDCONF_W844            </w:t>
      </w:r>
      <w:r>
        <w:tab/>
      </w:r>
      <w:r w:rsidRPr="22EC354F" w:rsidR="5CAF2E13">
        <w:rPr>
          <w:rFonts w:ascii="Courier New" w:hAnsi="Courier New" w:eastAsia="Courier New" w:cs="Courier New"/>
          <w:color w:val="000000" w:themeColor="text1" w:themeTint="FF" w:themeShade="FF"/>
          <w:sz w:val="19"/>
          <w:szCs w:val="19"/>
          <w:lang w:eastAsia="en-US" w:bidi="ar-SA"/>
        </w:rPr>
        <w:t xml:space="preserve">3.01       </w:t>
      </w:r>
      <w:r>
        <w:tab/>
      </w:r>
      <w:r w:rsidRPr="22EC354F" w:rsidR="5CAF2E13">
        <w:rPr>
          <w:rFonts w:ascii="Courier New" w:hAnsi="Courier New" w:eastAsia="Courier New" w:cs="Courier New"/>
          <w:color w:val="000000" w:themeColor="text1" w:themeTint="FF" w:themeShade="FF"/>
          <w:sz w:val="19"/>
          <w:szCs w:val="19"/>
          <w:lang w:eastAsia="en-US" w:bidi="ar-SA"/>
        </w:rPr>
        <w:t xml:space="preserve">1.16      </w:t>
      </w:r>
      <w:r>
        <w:tab/>
      </w:r>
      <w:r w:rsidRPr="22EC354F" w:rsidR="5CAF2E13">
        <w:rPr>
          <w:rFonts w:ascii="Courier New" w:hAnsi="Courier New" w:eastAsia="Courier New" w:cs="Courier New"/>
          <w:color w:val="000000" w:themeColor="text1" w:themeTint="FF" w:themeShade="FF"/>
          <w:sz w:val="19"/>
          <w:szCs w:val="19"/>
          <w:lang w:eastAsia="en-US" w:bidi="ar-SA"/>
        </w:rPr>
        <w:t xml:space="preserve">2.60  </w:t>
      </w:r>
      <w:r>
        <w:tab/>
      </w:r>
      <w:r>
        <w:tab/>
      </w:r>
      <w:r w:rsidRPr="22EC354F" w:rsidR="5CAF2E13">
        <w:rPr>
          <w:rFonts w:ascii="Courier New" w:hAnsi="Courier New" w:eastAsia="Courier New" w:cs="Courier New"/>
          <w:color w:val="000000" w:themeColor="text1" w:themeTint="FF" w:themeShade="FF"/>
          <w:sz w:val="19"/>
          <w:szCs w:val="19"/>
          <w:lang w:eastAsia="en-US" w:bidi="ar-SA"/>
        </w:rPr>
        <w:t>9.42</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3</w:t>
      </w:r>
      <w:r>
        <w:br/>
      </w:r>
      <w:r w:rsidRPr="22EC354F" w:rsidR="5CAF2E13">
        <w:rPr>
          <w:rFonts w:ascii="Courier New" w:hAnsi="Courier New" w:eastAsia="Courier New" w:cs="Courier New"/>
          <w:color w:val="000000" w:themeColor="text1" w:themeTint="FF" w:themeShade="FF"/>
          <w:sz w:val="19"/>
          <w:szCs w:val="19"/>
          <w:lang w:eastAsia="en-US" w:bidi="ar-SA"/>
        </w:rPr>
        <w:t>35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CONGRESTRICT2_total_W841  </w:t>
      </w:r>
      <w:r>
        <w:tab/>
      </w:r>
      <w:r w:rsidRPr="22EC354F" w:rsidR="5CAF2E13">
        <w:rPr>
          <w:rFonts w:ascii="Courier New" w:hAnsi="Courier New" w:eastAsia="Courier New" w:cs="Courier New"/>
          <w:color w:val="000000" w:themeColor="text1" w:themeTint="FF" w:themeShade="FF"/>
          <w:sz w:val="19"/>
          <w:szCs w:val="19"/>
          <w:lang w:eastAsia="en-US" w:bidi="ar-SA"/>
        </w:rPr>
        <w:t xml:space="preserve">10.6        </w:t>
      </w:r>
      <w:r>
        <w:tab/>
      </w:r>
      <w:r w:rsidRPr="22EC354F" w:rsidR="5CAF2E13">
        <w:rPr>
          <w:rFonts w:ascii="Courier New" w:hAnsi="Courier New" w:eastAsia="Courier New" w:cs="Courier New"/>
          <w:color w:val="000000" w:themeColor="text1" w:themeTint="FF" w:themeShade="FF"/>
          <w:sz w:val="19"/>
          <w:szCs w:val="19"/>
          <w:lang w:eastAsia="en-US" w:bidi="ar-SA"/>
        </w:rPr>
        <w:t xml:space="preserve">1.07      </w:t>
      </w:r>
      <w:r>
        <w:tab/>
      </w:r>
      <w:r w:rsidRPr="22EC354F" w:rsidR="5CAF2E13">
        <w:rPr>
          <w:rFonts w:ascii="Courier New" w:hAnsi="Courier New" w:eastAsia="Courier New" w:cs="Courier New"/>
          <w:color w:val="000000" w:themeColor="text1" w:themeTint="FF" w:themeShade="FF"/>
          <w:sz w:val="19"/>
          <w:szCs w:val="19"/>
          <w:lang w:eastAsia="en-US" w:bidi="ar-SA"/>
        </w:rPr>
        <w:t xml:space="preserve">9.94  </w:t>
      </w:r>
      <w:r>
        <w:tab/>
      </w:r>
      <w:r>
        <w:tab/>
      </w:r>
      <w:r w:rsidRPr="22EC354F" w:rsidR="5CAF2E13">
        <w:rPr>
          <w:rFonts w:ascii="Courier New" w:hAnsi="Courier New" w:eastAsia="Courier New" w:cs="Courier New"/>
          <w:color w:val="000000" w:themeColor="text1" w:themeTint="FF" w:themeShade="FF"/>
          <w:sz w:val="19"/>
          <w:szCs w:val="19"/>
          <w:lang w:eastAsia="en-US" w:bidi="ar-SA"/>
        </w:rPr>
        <w:t>2.78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- 23</w:t>
      </w:r>
      <w:r>
        <w:br/>
      </w:r>
      <w:r w:rsidRPr="22EC354F" w:rsidR="5CAF2E13">
        <w:rPr>
          <w:rFonts w:ascii="Courier New" w:hAnsi="Courier New" w:eastAsia="Courier New" w:cs="Courier New"/>
          <w:color w:val="000000" w:themeColor="text1" w:themeTint="FF" w:themeShade="FF"/>
          <w:sz w:val="19"/>
          <w:szCs w:val="19"/>
          <w:lang w:eastAsia="en-US" w:bidi="ar-SA"/>
        </w:rPr>
        <w:t>36</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13.5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0.539    </w:t>
      </w:r>
      <w:r>
        <w:tab/>
      </w:r>
      <w:r w:rsidRPr="22EC354F" w:rsidR="5CAF2E13">
        <w:rPr>
          <w:rFonts w:ascii="Courier New" w:hAnsi="Courier New" w:eastAsia="Courier New" w:cs="Courier New"/>
          <w:color w:val="000000" w:themeColor="text1" w:themeTint="FF" w:themeShade="FF"/>
          <w:sz w:val="19"/>
          <w:szCs w:val="19"/>
          <w:lang w:eastAsia="en-US" w:bidi="ar-SA"/>
        </w:rPr>
        <w:t xml:space="preserve">25.1   </w:t>
      </w:r>
      <w:r>
        <w:tab/>
      </w:r>
      <w:r w:rsidRPr="22EC354F" w:rsidR="5CAF2E13">
        <w:rPr>
          <w:rFonts w:ascii="Courier New" w:hAnsi="Courier New" w:eastAsia="Courier New" w:cs="Courier New"/>
          <w:color w:val="000000" w:themeColor="text1" w:themeTint="FF" w:themeShade="FF"/>
          <w:sz w:val="19"/>
          <w:szCs w:val="19"/>
          <w:lang w:eastAsia="en-US" w:bidi="ar-SA"/>
        </w:rPr>
        <w:t>5.69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-139</w:t>
      </w:r>
      <w:r>
        <w:br/>
      </w:r>
      <w:r w:rsidRPr="22EC354F" w:rsidR="5CAF2E13">
        <w:rPr>
          <w:rFonts w:ascii="Courier New" w:hAnsi="Courier New" w:eastAsia="Courier New" w:cs="Courier New"/>
          <w:color w:val="000000" w:themeColor="text1" w:themeTint="FF" w:themeShade="FF"/>
          <w:sz w:val="19"/>
          <w:szCs w:val="19"/>
          <w:lang w:eastAsia="en-US" w:bidi="ar-SA"/>
        </w:rPr>
        <w:t>37</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12.9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0.404    </w:t>
      </w:r>
      <w:r>
        <w:tab/>
      </w:r>
      <w:r w:rsidRPr="22EC354F" w:rsidR="5CAF2E13">
        <w:rPr>
          <w:rFonts w:ascii="Courier New" w:hAnsi="Courier New" w:eastAsia="Courier New" w:cs="Courier New"/>
          <w:color w:val="000000" w:themeColor="text1" w:themeTint="FF" w:themeShade="FF"/>
          <w:sz w:val="19"/>
          <w:szCs w:val="19"/>
          <w:lang w:eastAsia="en-US" w:bidi="ar-SA"/>
        </w:rPr>
        <w:t xml:space="preserve">31.8   </w:t>
      </w:r>
      <w:r>
        <w:tab/>
      </w:r>
      <w:r w:rsidRPr="22EC354F" w:rsidR="5CAF2E13">
        <w:rPr>
          <w:rFonts w:ascii="Courier New" w:hAnsi="Courier New" w:eastAsia="Courier New" w:cs="Courier New"/>
          <w:color w:val="000000" w:themeColor="text1" w:themeTint="FF" w:themeShade="FF"/>
          <w:sz w:val="19"/>
          <w:szCs w:val="19"/>
          <w:lang w:eastAsia="en-US" w:bidi="ar-SA"/>
        </w:rPr>
        <w:t>1.61</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-222</w:t>
      </w:r>
      <w:r>
        <w:br/>
      </w:r>
      <w:r w:rsidRPr="22EC354F" w:rsidR="5CAF2E13">
        <w:rPr>
          <w:rFonts w:ascii="Courier New" w:hAnsi="Courier New" w:eastAsia="Courier New" w:cs="Courier New"/>
          <w:color w:val="000000" w:themeColor="text1" w:themeTint="FF" w:themeShade="FF"/>
          <w:sz w:val="19"/>
          <w:szCs w:val="19"/>
          <w:lang w:eastAsia="en-US" w:bidi="ar-SA"/>
        </w:rPr>
        <w:t>38</w:t>
      </w:r>
      <w:r w:rsidRPr="22EC354F" w:rsidR="5CAF2E13">
        <w:rPr>
          <w:rFonts w:ascii="Courier New" w:hAnsi="Courier New" w:eastAsia="Courier New" w:cs="Courier New"/>
          <w:color w:val="000000" w:themeColor="text1" w:themeTint="FF" w:themeShade="FF"/>
          <w:sz w:val="19"/>
          <w:szCs w:val="19"/>
          <w:lang w:eastAsia="en-US" w:bidi="ar-SA"/>
        </w:rPr>
        <w:t xml:space="preserve"> COVIDCONG2_W842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0.033</w:t>
      </w:r>
      <w:r w:rsidRPr="22EC354F" w:rsidR="5CAF2E13">
        <w:rPr>
          <w:rFonts w:ascii="Courier New" w:hAnsi="Courier New" w:eastAsia="Courier New" w:cs="Courier New"/>
          <w:color w:val="000000" w:themeColor="text1" w:themeTint="FF" w:themeShade="FF"/>
          <w:sz w:val="19"/>
          <w:szCs w:val="19"/>
          <w:lang w:eastAsia="en-US" w:bidi="ar-SA"/>
        </w:rPr>
        <w:t>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0.304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0.110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9.12</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39</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0.926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0.644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1.44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1.50</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40</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0.321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0.655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0.490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6.24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41</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0.976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0.454 </w:t>
      </w:r>
      <w:r>
        <w:tab/>
      </w:r>
      <w:r>
        <w:tab/>
      </w:r>
      <w:r w:rsidRPr="22EC354F" w:rsidR="5CAF2E13">
        <w:rPr>
          <w:rFonts w:ascii="Courier New" w:hAnsi="Courier New" w:eastAsia="Courier New" w:cs="Courier New"/>
          <w:color w:val="000000" w:themeColor="text1" w:themeTint="FF" w:themeShade="FF"/>
          <w:sz w:val="19"/>
          <w:szCs w:val="19"/>
          <w:lang w:eastAsia="en-US" w:bidi="ar-SA"/>
        </w:rPr>
        <w:t>6.50</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42</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21.2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0.506    </w:t>
      </w:r>
      <w:r>
        <w:tab/>
      </w:r>
      <w:r w:rsidRPr="22EC354F" w:rsidR="5CAF2E13">
        <w:rPr>
          <w:rFonts w:ascii="Courier New" w:hAnsi="Courier New" w:eastAsia="Courier New" w:cs="Courier New"/>
          <w:color w:val="000000" w:themeColor="text1" w:themeTint="FF" w:themeShade="FF"/>
          <w:sz w:val="19"/>
          <w:szCs w:val="19"/>
          <w:lang w:eastAsia="en-US" w:bidi="ar-SA"/>
        </w:rPr>
        <w:t xml:space="preserve">41.8   </w:t>
      </w:r>
      <w:r>
        <w:tab/>
      </w:r>
      <w:r w:rsidRPr="22EC354F" w:rsidR="5CAF2E13">
        <w:rPr>
          <w:rFonts w:ascii="Courier New" w:hAnsi="Courier New" w:eastAsia="Courier New" w:cs="Courier New"/>
          <w:color w:val="000000" w:themeColor="text1" w:themeTint="FF" w:themeShade="FF"/>
          <w:sz w:val="19"/>
          <w:szCs w:val="19"/>
          <w:lang w:eastAsia="en-US" w:bidi="ar-SA"/>
        </w:rPr>
        <w:t xml:space="preserve">0      </w:t>
      </w:r>
      <w:r>
        <w:br/>
      </w:r>
      <w:r w:rsidRPr="22EC354F" w:rsidR="5CAF2E13">
        <w:rPr>
          <w:rFonts w:ascii="Courier New" w:hAnsi="Courier New" w:eastAsia="Courier New" w:cs="Courier New"/>
          <w:color w:val="000000" w:themeColor="text1" w:themeTint="FF" w:themeShade="FF"/>
          <w:sz w:val="19"/>
          <w:szCs w:val="19"/>
          <w:lang w:eastAsia="en-US" w:bidi="ar-SA"/>
        </w:rPr>
        <w:t>43</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1.46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1.36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1.07</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2.83</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44</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15.3        </w:t>
      </w:r>
      <w:r>
        <w:tab/>
      </w:r>
      <w:r w:rsidRPr="22EC354F" w:rsidR="5CAF2E13">
        <w:rPr>
          <w:rFonts w:ascii="Courier New" w:hAnsi="Courier New" w:eastAsia="Courier New" w:cs="Courier New"/>
          <w:color w:val="000000" w:themeColor="text1" w:themeTint="FF" w:themeShade="FF"/>
          <w:sz w:val="19"/>
          <w:szCs w:val="19"/>
          <w:lang w:eastAsia="en-US" w:bidi="ar-SA"/>
        </w:rPr>
        <w:t>0.498</w:t>
      </w:r>
      <w:r>
        <w:tab/>
      </w:r>
      <w:r>
        <w:tab/>
      </w:r>
      <w:r w:rsidRPr="22EC354F" w:rsidR="5CAF2E13">
        <w:rPr>
          <w:rFonts w:ascii="Courier New" w:hAnsi="Courier New" w:eastAsia="Courier New" w:cs="Courier New"/>
          <w:color w:val="000000" w:themeColor="text1" w:themeTint="FF" w:themeShade="FF"/>
          <w:sz w:val="19"/>
          <w:szCs w:val="19"/>
          <w:lang w:eastAsia="en-US" w:bidi="ar-SA"/>
        </w:rPr>
        <w:t xml:space="preserve">30.7   </w:t>
      </w:r>
      <w:r>
        <w:tab/>
      </w:r>
      <w:r w:rsidRPr="22EC354F" w:rsidR="5CAF2E13">
        <w:rPr>
          <w:rFonts w:ascii="Courier New" w:hAnsi="Courier New" w:eastAsia="Courier New" w:cs="Courier New"/>
          <w:color w:val="000000" w:themeColor="text1" w:themeTint="FF" w:themeShade="FF"/>
          <w:sz w:val="19"/>
          <w:szCs w:val="19"/>
          <w:lang w:eastAsia="en-US" w:bidi="ar-SA"/>
        </w:rPr>
        <w:t>1.66</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-207</w:t>
      </w:r>
      <w:r>
        <w:br/>
      </w:r>
      <w:r w:rsidRPr="22EC354F" w:rsidR="5CAF2E13">
        <w:rPr>
          <w:rFonts w:ascii="Courier New" w:hAnsi="Courier New" w:eastAsia="Courier New" w:cs="Courier New"/>
          <w:color w:val="000000" w:themeColor="text1" w:themeTint="FF" w:themeShade="FF"/>
          <w:sz w:val="19"/>
          <w:szCs w:val="19"/>
          <w:lang w:eastAsia="en-US" w:bidi="ar-SA"/>
        </w:rPr>
        <w:t>45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CONGRESTRICT2_d_W842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0.554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0.280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1.98</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4.79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2</w:t>
      </w:r>
    </w:p>
    <w:p w:rsidR="20449A61" w:rsidP="22EC354F" w:rsidRDefault="20449A61" w14:paraId="6488E3AB" w14:textId="7F28D0B6">
      <w:pPr>
        <w:pStyle w:val="a1"/>
        <w:rPr>
          <w:rFonts w:ascii="Courier New" w:hAnsi="Courier New" w:eastAsia="Courier New" w:cs="Courier New"/>
          <w:color w:val="000000" w:themeColor="text1" w:themeTint="FF" w:themeShade="FF"/>
          <w:sz w:val="19"/>
          <w:szCs w:val="19"/>
        </w:rPr>
      </w:pPr>
      <w:r w:rsidRPr="22EC354F" w:rsidR="2A897955">
        <w:rPr>
          <w:rFonts w:ascii="Courier New" w:hAnsi="Courier New" w:eastAsia="Courier New" w:cs="Courier New"/>
          <w:color w:val="000000" w:themeColor="text1" w:themeTint="FF" w:themeShade="FF"/>
          <w:sz w:val="19"/>
          <w:szCs w:val="19"/>
          <w:lang w:eastAsia="en-US" w:bidi="ar-SA"/>
        </w:rPr>
        <w:t xml:space="preserve"> </w:t>
      </w:r>
    </w:p>
    <w:p w:rsidR="6F0F9380" w:rsidP="6F0F9380" w:rsidRDefault="6F0F9380" w14:paraId="41EAFA82" w14:textId="7A7C9D5F">
      <w:pPr>
        <w:pStyle w:val="a1"/>
        <w:rPr>
          <w:rFonts w:ascii="Times New Roman" w:hAnsi="Times New Roman" w:eastAsia="Times New Roman" w:cs="Times New Roman"/>
          <w:color w:val="881798"/>
          <w:u w:val="single"/>
        </w:rPr>
      </w:pPr>
    </w:p>
    <w:p w:rsidR="009E3EFB" w:rsidP="22EC354F" w:rsidRDefault="20449A61" w14:paraId="154F2DE8" w14:textId="7885B92B">
      <w:pPr>
        <w:pStyle w:val="a1"/>
        <w:rPr>
          <w:rFonts w:ascii="Times New Roman" w:hAnsi="Times New Roman" w:eastAsia="Times New Roman" w:cs="Times New Roman"/>
          <w:color w:val="auto"/>
          <w:u w:val="single"/>
        </w:rPr>
      </w:pPr>
    </w:p>
    <w:p w:rsidR="009E3EFB" w:rsidP="22EC354F" w:rsidRDefault="20449A61" w14:paraId="3E23838F" w14:textId="49A09E03">
      <w:pPr>
        <w:pStyle w:val="a1"/>
        <w:rPr>
          <w:rFonts w:ascii="Times New Roman" w:hAnsi="Times New Roman" w:eastAsia="Times New Roman" w:cs="Times New Roman"/>
          <w:color w:val="auto"/>
          <w:u w:val="single"/>
        </w:rPr>
      </w:pPr>
    </w:p>
    <w:p w:rsidR="009E3EFB" w:rsidP="22EC354F" w:rsidRDefault="20449A61" w14:paraId="7F4707F8" w14:textId="068409A0">
      <w:pPr>
        <w:pStyle w:val="a1"/>
        <w:rPr>
          <w:rFonts w:ascii="Times New Roman" w:hAnsi="Times New Roman" w:eastAsia="Times New Roman" w:cs="Times New Roman"/>
          <w:color w:val="auto"/>
          <w:u w:val="single"/>
        </w:rPr>
      </w:pPr>
    </w:p>
    <w:p w:rsidR="009E3EFB" w:rsidP="22EC354F" w:rsidRDefault="20449A61" w14:paraId="4EEC4031" w14:textId="64F9B804">
      <w:pPr>
        <w:pStyle w:val="a1"/>
        <w:rPr>
          <w:rFonts w:ascii="Times New Roman" w:hAnsi="Times New Roman" w:eastAsia="Times New Roman" w:cs="Times New Roman"/>
          <w:color w:val="auto"/>
          <w:u w:val="single"/>
        </w:rPr>
      </w:pPr>
    </w:p>
    <w:p w:rsidR="009E3EFB" w:rsidP="22EC354F" w:rsidRDefault="20449A61" w14:paraId="1378ABE9" w14:textId="16E1343B">
      <w:pPr>
        <w:pStyle w:val="a1"/>
        <w:rPr>
          <w:rFonts w:ascii="Times New Roman" w:hAnsi="Times New Roman" w:eastAsia="Times New Roman" w:cs="Times New Roman"/>
          <w:color w:val="auto"/>
          <w:u w:val="single"/>
        </w:rPr>
      </w:pPr>
    </w:p>
    <w:p w:rsidR="009E3EFB" w:rsidP="22EC354F" w:rsidRDefault="20449A61" w14:paraId="7316C0D9" w14:textId="0DE1C7EB">
      <w:pPr>
        <w:pStyle w:val="a1"/>
        <w:rPr>
          <w:rFonts w:ascii="Times New Roman" w:hAnsi="Times New Roman" w:eastAsia="Times New Roman" w:cs="Times New Roman"/>
          <w:color w:val="auto"/>
          <w:u w:val="single"/>
        </w:rPr>
      </w:pPr>
    </w:p>
    <w:p w:rsidR="009E3EFB" w:rsidP="22EC354F" w:rsidRDefault="20449A61" w14:paraId="2EFE306D" w14:textId="47C7A695">
      <w:pPr>
        <w:pStyle w:val="a1"/>
        <w:rPr>
          <w:rFonts w:ascii="Times New Roman" w:hAnsi="Times New Roman" w:eastAsia="Times New Roman" w:cs="Times New Roman"/>
          <w:color w:val="auto"/>
          <w:u w:val="single"/>
        </w:rPr>
      </w:pPr>
    </w:p>
    <w:p w:rsidR="009E3EFB" w:rsidP="22EC354F" w:rsidRDefault="20449A61" w14:paraId="6BA1EB91" w14:textId="64F91FCD">
      <w:pPr>
        <w:pStyle w:val="a1"/>
        <w:rPr>
          <w:rFonts w:ascii="Times New Roman" w:hAnsi="Times New Roman" w:eastAsia="Times New Roman" w:cs="Times New Roman"/>
          <w:color w:val="auto"/>
          <w:u w:val="single"/>
        </w:rPr>
      </w:pPr>
    </w:p>
    <w:p w:rsidR="009E3EFB" w:rsidP="22EC354F" w:rsidRDefault="20449A61" w14:paraId="111C035F" w14:textId="27767705">
      <w:pPr>
        <w:pStyle w:val="a1"/>
        <w:rPr>
          <w:rFonts w:ascii="Times New Roman" w:hAnsi="Times New Roman" w:eastAsia="Times New Roman" w:cs="Times New Roman"/>
          <w:color w:val="auto"/>
          <w:u w:val="single"/>
        </w:rPr>
      </w:pPr>
    </w:p>
    <w:p w:rsidR="009E3EFB" w:rsidP="22EC354F" w:rsidRDefault="20449A61" w14:paraId="14F7120C" w14:textId="06B3BA70">
      <w:pPr>
        <w:pStyle w:val="a1"/>
        <w:rPr>
          <w:rFonts w:ascii="Times New Roman" w:hAnsi="Times New Roman" w:eastAsia="Times New Roman" w:cs="Times New Roman"/>
          <w:color w:val="auto"/>
          <w:u w:val="single"/>
        </w:rPr>
      </w:pPr>
    </w:p>
    <w:p w:rsidR="009E3EFB" w:rsidP="22EC354F" w:rsidRDefault="20449A61" w14:paraId="1AE6E606" w14:textId="695783D9">
      <w:pPr>
        <w:pStyle w:val="a1"/>
        <w:rPr>
          <w:rFonts w:ascii="Times New Roman" w:hAnsi="Times New Roman" w:eastAsia="Times New Roman" w:cs="Times New Roman"/>
          <w:color w:val="auto"/>
          <w:u w:val="single"/>
        </w:rPr>
      </w:pPr>
    </w:p>
    <w:p w:rsidR="009E3EFB" w:rsidP="22EC354F" w:rsidRDefault="20449A61" w14:paraId="1ACB59F3" w14:textId="29BD2119">
      <w:pPr>
        <w:pStyle w:val="a1"/>
        <w:rPr>
          <w:rFonts w:ascii="Times New Roman" w:hAnsi="Times New Roman" w:eastAsia="Times New Roman" w:cs="Times New Roman"/>
          <w:color w:val="auto"/>
          <w:u w:val="single"/>
        </w:rPr>
      </w:pPr>
    </w:p>
    <w:p w:rsidR="009E3EFB" w:rsidP="22EC354F" w:rsidRDefault="20449A61" w14:paraId="400C2EBE" w14:textId="641C24B4">
      <w:pPr>
        <w:pStyle w:val="a1"/>
        <w:rPr>
          <w:rFonts w:ascii="Times New Roman" w:hAnsi="Times New Roman" w:eastAsia="Times New Roman" w:cs="Times New Roman"/>
          <w:color w:val="auto"/>
          <w:u w:val="single"/>
        </w:rPr>
      </w:pPr>
    </w:p>
    <w:p w:rsidR="009E3EFB" w:rsidP="22EC354F" w:rsidRDefault="20449A61" w14:paraId="2DB80B1E" w14:textId="65890633">
      <w:pPr>
        <w:pStyle w:val="a1"/>
        <w:rPr>
          <w:rFonts w:ascii="Times New Roman" w:hAnsi="Times New Roman" w:eastAsia="Times New Roman" w:cs="Times New Roman"/>
          <w:color w:val="auto"/>
          <w:u w:val="single"/>
        </w:rPr>
      </w:pPr>
    </w:p>
    <w:p w:rsidR="009E3EFB" w:rsidP="22EC354F" w:rsidRDefault="20449A61" w14:paraId="5D2FD6F7" w14:textId="6A4F9B72">
      <w:pPr>
        <w:pStyle w:val="a1"/>
        <w:rPr>
          <w:rFonts w:ascii="Times New Roman" w:hAnsi="Times New Roman" w:eastAsia="Times New Roman" w:cs="Times New Roman"/>
          <w:color w:val="auto"/>
          <w:u w:val="single"/>
        </w:rPr>
      </w:pPr>
    </w:p>
    <w:p w:rsidR="009E3EFB" w:rsidP="22EC354F" w:rsidRDefault="20449A61" w14:paraId="13D3F538" w14:textId="6CB7833F">
      <w:pPr>
        <w:pStyle w:val="a1"/>
        <w:rPr>
          <w:rFonts w:ascii="Times New Roman" w:hAnsi="Times New Roman" w:eastAsia="Times New Roman" w:cs="Times New Roman"/>
          <w:color w:val="auto"/>
          <w:u w:val="single"/>
        </w:rPr>
      </w:pPr>
    </w:p>
    <w:p w:rsidR="009E3EFB" w:rsidP="22EC354F" w:rsidRDefault="20449A61" w14:paraId="16BC63C8" w14:textId="1F528734">
      <w:pPr>
        <w:pStyle w:val="a1"/>
        <w:rPr>
          <w:rFonts w:ascii="Times New Roman" w:hAnsi="Times New Roman" w:eastAsia="Times New Roman" w:cs="Times New Roman"/>
          <w:color w:val="auto"/>
          <w:u w:val="single"/>
        </w:rPr>
      </w:pPr>
    </w:p>
    <w:p w:rsidR="009E3EFB" w:rsidP="22EC354F" w:rsidRDefault="20449A61" w14:paraId="12BDC017" w14:textId="1B270EF5">
      <w:pPr>
        <w:pStyle w:val="a1"/>
        <w:rPr>
          <w:rFonts w:ascii="Times New Roman" w:hAnsi="Times New Roman" w:eastAsia="Times New Roman" w:cs="Times New Roman"/>
          <w:color w:val="auto"/>
          <w:u w:val="single"/>
        </w:rPr>
      </w:pPr>
    </w:p>
    <w:p w:rsidR="009E3EFB" w:rsidP="22EC354F" w:rsidRDefault="20449A61" w14:paraId="6E804CB1" w14:textId="74195ED4">
      <w:pPr>
        <w:pStyle w:val="a1"/>
        <w:rPr>
          <w:ins w:author="Herath, Vindyani" w:date="2025-12-14T20:36:02.096Z" w16du:dateUtc="2025-12-14T20:36:02.096Z" w:id="898865897"/>
          <w:rFonts w:ascii="Times New Roman" w:hAnsi="Times New Roman" w:eastAsia="Times New Roman" w:cs="Times New Roman"/>
          <w:color w:val="auto"/>
          <w:u w:val="single"/>
        </w:rPr>
      </w:pPr>
    </w:p>
    <w:p w:rsidR="009E3EFB" w:rsidP="22EC354F" w:rsidRDefault="20449A61" w14:paraId="219BC506" w14:textId="0616EE7C">
      <w:pPr>
        <w:pStyle w:val="a1"/>
        <w:rPr>
          <w:ins w:author="Herath, Vindyani" w:date="2025-12-14T20:36:02.518Z" w16du:dateUtc="2025-12-14T20:36:02.518Z" w:id="984367173"/>
          <w:rFonts w:ascii="Times New Roman" w:hAnsi="Times New Roman" w:eastAsia="Times New Roman" w:cs="Times New Roman"/>
          <w:color w:val="auto"/>
          <w:u w:val="single"/>
        </w:rPr>
      </w:pPr>
    </w:p>
    <w:p w:rsidR="009E3EFB" w:rsidP="22EC354F" w:rsidRDefault="20449A61" w14:paraId="0E49CFC6" w14:textId="3DA60217">
      <w:pPr>
        <w:pStyle w:val="a1"/>
        <w:rPr>
          <w:ins w:author="Herath, Vindyani" w:date="2025-12-14T20:36:02.938Z" w16du:dateUtc="2025-12-14T20:36:02.938Z" w:id="1366085576"/>
          <w:rFonts w:ascii="Times New Roman" w:hAnsi="Times New Roman" w:eastAsia="Times New Roman" w:cs="Times New Roman"/>
          <w:color w:val="auto"/>
          <w:u w:val="single"/>
        </w:rPr>
      </w:pPr>
    </w:p>
    <w:p w:rsidR="009E3EFB" w:rsidP="22EC354F" w:rsidRDefault="20449A61" w14:paraId="008B9C54" w14:textId="171B620E">
      <w:pPr>
        <w:pStyle w:val="a1"/>
        <w:rPr>
          <w:ins w:author="Herath, Vindyani" w:date="2025-12-14T20:36:03.427Z" w16du:dateUtc="2025-12-14T20:36:03.427Z" w:id="1026440344"/>
          <w:rFonts w:ascii="Times New Roman" w:hAnsi="Times New Roman" w:eastAsia="Times New Roman" w:cs="Times New Roman"/>
          <w:color w:val="auto"/>
          <w:u w:val="single"/>
        </w:rPr>
      </w:pPr>
    </w:p>
    <w:p w:rsidR="009E3EFB" w:rsidP="22EC354F" w:rsidRDefault="20449A61" w14:paraId="5648C168" w14:textId="09628108">
      <w:pPr>
        <w:pStyle w:val="a1"/>
        <w:rPr>
          <w:rFonts w:ascii="Courier New" w:hAnsi="Courier New" w:eastAsia="Courier New" w:cs="Courier New"/>
          <w:color w:val="000000" w:themeColor="text1" w:themeTint="FF" w:themeShade="FF"/>
          <w:sz w:val="19"/>
          <w:szCs w:val="19"/>
          <w:lang w:eastAsia="en-US" w:bidi="ar-SA"/>
        </w:rPr>
      </w:pPr>
      <w:r w:rsidRPr="22EC354F" w:rsidR="2A897955">
        <w:rPr>
          <w:rFonts w:ascii="Times New Roman" w:hAnsi="Times New Roman" w:eastAsia="Times New Roman" w:cs="Times New Roman"/>
          <w:color w:val="auto"/>
          <w:u w:val="single"/>
        </w:rPr>
        <w:t>Multinomial regression model summary for Protestants in wave 84</w:t>
      </w:r>
      <w:r>
        <w:br/>
      </w:r>
      <w:r>
        <w:br/>
      </w:r>
      <w:r w:rsidRPr="22EC354F" w:rsidR="5CAF2E13">
        <w:rPr>
          <w:rFonts w:ascii="Lucida Console" w:hAnsi="Lucida Console" w:eastAsia="Lucida Console" w:cs="Lucida Console"/>
          <w:color w:val="000000" w:themeColor="text1" w:themeTint="FF" w:themeShade="FF"/>
          <w:sz w:val="19"/>
          <w:szCs w:val="19"/>
        </w:rPr>
        <w:t xml:space="preserve"> </w:t>
      </w:r>
      <w:r w:rsidRPr="22EC354F" w:rsidR="5CAF2E13">
        <w:rPr>
          <w:rFonts w:ascii="Courier New" w:hAnsi="Courier New" w:eastAsia="Courier New" w:cs="Courier New"/>
          <w:color w:val="000000" w:themeColor="text1" w:themeTint="FF" w:themeShade="FF"/>
          <w:sz w:val="19"/>
          <w:szCs w:val="19"/>
          <w:lang w:eastAsia="en-US" w:bidi="ar-SA"/>
        </w:rPr>
        <w:t xml:space="preserve">  </w:t>
      </w:r>
      <w:r w:rsidRPr="22EC354F" w:rsidR="5CAF2E13">
        <w:rPr>
          <w:rFonts w:ascii="Courier New" w:hAnsi="Courier New" w:eastAsia="Courier New" w:cs="Courier New"/>
          <w:color w:val="000000" w:themeColor="text1" w:themeTint="FF" w:themeShade="FF"/>
          <w:sz w:val="19"/>
          <w:szCs w:val="19"/>
          <w:lang w:eastAsia="en-US" w:bidi="ar-SA"/>
        </w:rPr>
        <w:t>y.level</w:t>
      </w:r>
      <w:r w:rsidRPr="22EC354F" w:rsidR="57F40C19">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 xml:space="preserve"> </w:t>
      </w:r>
      <w:r w:rsidRPr="22EC354F" w:rsidR="57F40C19">
        <w:rPr>
          <w:rFonts w:ascii="Courier New" w:hAnsi="Courier New" w:eastAsia="Courier New" w:cs="Courier New"/>
          <w:color w:val="000000" w:themeColor="text1" w:themeTint="FF" w:themeShade="FF"/>
          <w:sz w:val="19"/>
          <w:szCs w:val="19"/>
          <w:lang w:eastAsia="en-US" w:bidi="ar-SA"/>
        </w:rPr>
        <w:t>t</w:t>
      </w:r>
      <w:r w:rsidRPr="22EC354F" w:rsidR="5CAF2E13">
        <w:rPr>
          <w:rFonts w:ascii="Courier New" w:hAnsi="Courier New" w:eastAsia="Courier New" w:cs="Courier New"/>
          <w:color w:val="000000" w:themeColor="text1" w:themeTint="FF" w:themeShade="FF"/>
          <w:sz w:val="19"/>
          <w:szCs w:val="19"/>
          <w:lang w:eastAsia="en-US" w:bidi="ar-SA"/>
        </w:rPr>
        <w:t>erm</w:t>
      </w:r>
      <w:r>
        <w:tab/>
      </w:r>
      <w:r>
        <w:tab/>
      </w:r>
      <w:r>
        <w:tab/>
      </w:r>
      <w:r w:rsidRPr="22EC354F" w:rsidR="5CAF2E13">
        <w:rPr>
          <w:rFonts w:ascii="Courier New" w:hAnsi="Courier New" w:eastAsia="Courier New" w:cs="Courier New"/>
          <w:color w:val="000000" w:themeColor="text1" w:themeTint="FF" w:themeShade="FF"/>
          <w:sz w:val="19"/>
          <w:szCs w:val="19"/>
          <w:lang w:eastAsia="en-US" w:bidi="ar-SA"/>
        </w:rPr>
        <w:t>estimate</w:t>
      </w:r>
      <w:r>
        <w:tab/>
      </w:r>
      <w:r w:rsidRPr="22EC354F" w:rsidR="5CAF2E13">
        <w:rPr>
          <w:rFonts w:ascii="Courier New" w:hAnsi="Courier New" w:eastAsia="Courier New" w:cs="Courier New"/>
          <w:color w:val="000000" w:themeColor="text1" w:themeTint="FF" w:themeShade="FF"/>
          <w:sz w:val="19"/>
          <w:szCs w:val="19"/>
          <w:lang w:eastAsia="en-US" w:bidi="ar-SA"/>
        </w:rPr>
        <w:t>std.error</w:t>
      </w:r>
      <w:r>
        <w:tab/>
      </w:r>
      <w:r w:rsidRPr="22EC354F" w:rsidR="5CAF2E13">
        <w:rPr>
          <w:rFonts w:ascii="Courier New" w:hAnsi="Courier New" w:eastAsia="Courier New" w:cs="Courier New"/>
          <w:color w:val="000000" w:themeColor="text1" w:themeTint="FF" w:themeShade="FF"/>
          <w:sz w:val="19"/>
          <w:szCs w:val="19"/>
          <w:lang w:eastAsia="en-US" w:bidi="ar-SA"/>
        </w:rPr>
        <w:t>statistic</w:t>
      </w:r>
      <w:r>
        <w:tab/>
      </w:r>
      <w:r w:rsidRPr="22EC354F" w:rsidR="5CAF2E13">
        <w:rPr>
          <w:rFonts w:ascii="Courier New" w:hAnsi="Courier New" w:eastAsia="Courier New" w:cs="Courier New"/>
          <w:color w:val="000000" w:themeColor="text1" w:themeTint="FF" w:themeShade="FF"/>
          <w:sz w:val="19"/>
          <w:szCs w:val="19"/>
          <w:lang w:eastAsia="en-US" w:bidi="ar-SA"/>
        </w:rPr>
        <w:t>p.value</w:t>
      </w:r>
      <w:r>
        <w:br/>
      </w:r>
      <w:r w:rsidRPr="22EC354F" w:rsidR="5CAF2E13">
        <w:rPr>
          <w:rFonts w:ascii="Courier New" w:hAnsi="Courier New" w:eastAsia="Courier New" w:cs="Courier New"/>
          <w:color w:val="000000" w:themeColor="text1" w:themeTint="FF" w:themeShade="FF"/>
          <w:sz w:val="19"/>
          <w:szCs w:val="19"/>
          <w:lang w:eastAsia="en-US" w:bidi="ar-SA"/>
        </w:rPr>
        <w:t xml:space="preserve">   </w:t>
      </w:r>
      <w:r w:rsidRPr="22EC354F" w:rsidR="57F40C19">
        <w:rPr>
          <w:rFonts w:ascii="Courier New" w:hAnsi="Courier New" w:eastAsia="Courier New" w:cs="Courier New"/>
          <w:b w:val="1"/>
          <w:bCs w:val="1"/>
          <w:color w:val="000000" w:themeColor="text1" w:themeTint="FF" w:themeShade="FF"/>
          <w:sz w:val="19"/>
          <w:szCs w:val="19"/>
          <w:lang w:eastAsia="en-US" w:bidi="ar-SA"/>
        </w:rPr>
        <w:t>Online only</w:t>
      </w:r>
      <w:r>
        <w:br/>
      </w:r>
      <w:r w:rsidRPr="22EC354F" w:rsidR="5CAF2E13">
        <w:rPr>
          <w:rFonts w:ascii="Courier New" w:hAnsi="Courier New" w:eastAsia="Courier New" w:cs="Courier New"/>
          <w:color w:val="000000" w:themeColor="text1" w:themeTint="FF" w:themeShade="FF"/>
          <w:sz w:val="19"/>
          <w:szCs w:val="19"/>
          <w:lang w:eastAsia="en-US" w:bidi="ar-SA"/>
        </w:rPr>
        <w:t xml:space="preserve"> 1</w:t>
      </w:r>
      <w:r w:rsidRPr="22EC354F" w:rsidR="5CAF2E13">
        <w:rPr>
          <w:rFonts w:ascii="Courier New" w:hAnsi="Courier New" w:eastAsia="Courier New" w:cs="Courier New"/>
          <w:color w:val="000000" w:themeColor="text1" w:themeTint="FF" w:themeShade="FF"/>
          <w:sz w:val="19"/>
          <w:szCs w:val="19"/>
          <w:lang w:eastAsia="en-US" w:bidi="ar-SA"/>
        </w:rPr>
        <w:t xml:space="preserve"> (Intercept)                </w:t>
      </w:r>
      <w:r>
        <w:tab/>
      </w:r>
      <w:r w:rsidRPr="22EC354F" w:rsidR="5CAF2E13">
        <w:rPr>
          <w:rFonts w:ascii="Courier New" w:hAnsi="Courier New" w:eastAsia="Courier New" w:cs="Courier New"/>
          <w:color w:val="000000" w:themeColor="text1" w:themeTint="FF" w:themeShade="FF"/>
          <w:sz w:val="19"/>
          <w:szCs w:val="19"/>
          <w:lang w:eastAsia="en-US" w:bidi="ar-SA"/>
        </w:rPr>
        <w:t>0.331</w:t>
      </w:r>
      <w:r>
        <w:tab/>
      </w:r>
      <w:r>
        <w:tab/>
      </w:r>
      <w:r w:rsidRPr="22EC354F" w:rsidR="5CAF2E13">
        <w:rPr>
          <w:rFonts w:ascii="Courier New" w:hAnsi="Courier New" w:eastAsia="Courier New" w:cs="Courier New"/>
          <w:color w:val="000000" w:themeColor="text1" w:themeTint="FF" w:themeShade="FF"/>
          <w:sz w:val="19"/>
          <w:szCs w:val="19"/>
          <w:lang w:eastAsia="en-US" w:bidi="ar-SA"/>
        </w:rPr>
        <w:t>0.482</w:t>
      </w:r>
      <w:r>
        <w:tab/>
      </w:r>
      <w:r>
        <w:tab/>
      </w:r>
      <w:r w:rsidRPr="22EC354F" w:rsidR="5CAF2E13">
        <w:rPr>
          <w:rFonts w:ascii="Courier New" w:hAnsi="Courier New" w:eastAsia="Courier New" w:cs="Courier New"/>
          <w:color w:val="000000" w:themeColor="text1" w:themeTint="FF" w:themeShade="FF"/>
          <w:sz w:val="19"/>
          <w:szCs w:val="19"/>
          <w:lang w:eastAsia="en-US" w:bidi="ar-SA"/>
        </w:rPr>
        <w:t>0.686</w:t>
      </w:r>
      <w:r>
        <w:tab/>
      </w:r>
      <w:r>
        <w:tab/>
      </w:r>
      <w:r w:rsidRPr="22EC354F" w:rsidR="5CAF2E13">
        <w:rPr>
          <w:rFonts w:ascii="Courier New" w:hAnsi="Courier New" w:eastAsia="Courier New" w:cs="Courier New"/>
          <w:color w:val="000000" w:themeColor="text1" w:themeTint="FF" w:themeShade="FF"/>
          <w:sz w:val="19"/>
          <w:szCs w:val="19"/>
          <w:lang w:eastAsia="en-US" w:bidi="ar-SA"/>
        </w:rPr>
        <w:t>4.92</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2</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1.37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0.202    </w:t>
      </w:r>
      <w:r>
        <w:tab/>
      </w:r>
      <w:r w:rsidRPr="22EC354F" w:rsidR="5CAF2E13">
        <w:rPr>
          <w:rFonts w:ascii="Courier New" w:hAnsi="Courier New" w:eastAsia="Courier New" w:cs="Courier New"/>
          <w:color w:val="000000" w:themeColor="text1" w:themeTint="FF" w:themeShade="FF"/>
          <w:sz w:val="19"/>
          <w:szCs w:val="19"/>
          <w:lang w:eastAsia="en-US" w:bidi="ar-SA"/>
        </w:rPr>
        <w:t xml:space="preserve">6.79   </w:t>
      </w:r>
      <w:r>
        <w:tab/>
      </w:r>
      <w:r w:rsidRPr="22EC354F" w:rsidR="5CAF2E13">
        <w:rPr>
          <w:rFonts w:ascii="Courier New" w:hAnsi="Courier New" w:eastAsia="Courier New" w:cs="Courier New"/>
          <w:color w:val="000000" w:themeColor="text1" w:themeTint="FF" w:themeShade="FF"/>
          <w:sz w:val="19"/>
          <w:szCs w:val="19"/>
          <w:lang w:eastAsia="en-US" w:bidi="ar-SA"/>
        </w:rPr>
        <w:t>1.09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- 11</w:t>
      </w:r>
      <w:r>
        <w:br/>
      </w:r>
      <w:r w:rsidRPr="22EC354F" w:rsidR="5CAF2E13">
        <w:rPr>
          <w:rFonts w:ascii="Courier New" w:hAnsi="Courier New" w:eastAsia="Courier New" w:cs="Courier New"/>
          <w:color w:val="000000" w:themeColor="text1" w:themeTint="FF" w:themeShade="FF"/>
          <w:sz w:val="19"/>
          <w:szCs w:val="19"/>
          <w:lang w:eastAsia="en-US" w:bidi="ar-SA"/>
        </w:rPr>
        <w:t xml:space="preserve"> 3</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2.86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0.430    </w:t>
      </w:r>
      <w:r>
        <w:tab/>
      </w:r>
      <w:r w:rsidRPr="22EC354F" w:rsidR="5CAF2E13">
        <w:rPr>
          <w:rFonts w:ascii="Courier New" w:hAnsi="Courier New" w:eastAsia="Courier New" w:cs="Courier New"/>
          <w:color w:val="000000" w:themeColor="text1" w:themeTint="FF" w:themeShade="FF"/>
          <w:sz w:val="19"/>
          <w:szCs w:val="19"/>
          <w:lang w:eastAsia="en-US" w:bidi="ar-SA"/>
        </w:rPr>
        <w:t xml:space="preserve">6.66   </w:t>
      </w:r>
      <w:r>
        <w:tab/>
      </w:r>
      <w:r w:rsidRPr="22EC354F" w:rsidR="5CAF2E13">
        <w:rPr>
          <w:rFonts w:ascii="Courier New" w:hAnsi="Courier New" w:eastAsia="Courier New" w:cs="Courier New"/>
          <w:color w:val="000000" w:themeColor="text1" w:themeTint="FF" w:themeShade="FF"/>
          <w:sz w:val="19"/>
          <w:szCs w:val="19"/>
          <w:lang w:eastAsia="en-US" w:bidi="ar-SA"/>
        </w:rPr>
        <w:t>2.74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- 11</w:t>
      </w:r>
      <w:r>
        <w:br/>
      </w:r>
      <w:r w:rsidRPr="22EC354F" w:rsidR="5CAF2E13">
        <w:rPr>
          <w:rFonts w:ascii="Courier New" w:hAnsi="Courier New" w:eastAsia="Courier New" w:cs="Courier New"/>
          <w:color w:val="000000" w:themeColor="text1" w:themeTint="FF" w:themeShade="FF"/>
          <w:sz w:val="19"/>
          <w:szCs w:val="19"/>
          <w:lang w:eastAsia="en-US" w:bidi="ar-SA"/>
        </w:rPr>
        <w:t xml:space="preserve"> 4</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ATTENDCONF_W844           </w:t>
      </w:r>
      <w:r>
        <w:tab/>
      </w:r>
      <w:r w:rsidRPr="22EC354F" w:rsidR="5CAF2E13">
        <w:rPr>
          <w:rFonts w:ascii="Courier New" w:hAnsi="Courier New" w:eastAsia="Courier New" w:cs="Courier New"/>
          <w:color w:val="000000" w:themeColor="text1" w:themeTint="FF" w:themeShade="FF"/>
          <w:sz w:val="19"/>
          <w:szCs w:val="19"/>
          <w:lang w:eastAsia="en-US" w:bidi="ar-SA"/>
        </w:rPr>
        <w:t xml:space="preserve">14.6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0.459   </w:t>
      </w:r>
      <w:r>
        <w:tab/>
      </w:r>
      <w:r w:rsidRPr="22EC354F" w:rsidR="5CAF2E13">
        <w:rPr>
          <w:rFonts w:ascii="Courier New" w:hAnsi="Courier New" w:eastAsia="Courier New" w:cs="Courier New"/>
          <w:color w:val="000000" w:themeColor="text1" w:themeTint="FF" w:themeShade="FF"/>
          <w:sz w:val="19"/>
          <w:szCs w:val="19"/>
          <w:lang w:eastAsia="en-US" w:bidi="ar-SA"/>
        </w:rPr>
        <w:t xml:space="preserve">31.8    </w:t>
      </w:r>
      <w:r>
        <w:tab/>
      </w:r>
      <w:r w:rsidRPr="22EC354F" w:rsidR="5CAF2E13">
        <w:rPr>
          <w:rFonts w:ascii="Courier New" w:hAnsi="Courier New" w:eastAsia="Courier New" w:cs="Courier New"/>
          <w:color w:val="000000" w:themeColor="text1" w:themeTint="FF" w:themeShade="FF"/>
          <w:sz w:val="19"/>
          <w:szCs w:val="19"/>
          <w:lang w:eastAsia="en-US" w:bidi="ar-SA"/>
        </w:rPr>
        <w:t>1.43</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-222</w:t>
      </w:r>
      <w:r>
        <w:br/>
      </w:r>
      <w:r w:rsidRPr="22EC354F" w:rsidR="5CAF2E13">
        <w:rPr>
          <w:rFonts w:ascii="Courier New" w:hAnsi="Courier New" w:eastAsia="Courier New" w:cs="Courier New"/>
          <w:color w:val="000000" w:themeColor="text1" w:themeTint="FF" w:themeShade="FF"/>
          <w:sz w:val="19"/>
          <w:szCs w:val="19"/>
          <w:lang w:eastAsia="en-US" w:bidi="ar-SA"/>
        </w:rPr>
        <w:t xml:space="preserve"> 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CONGRESTRICT2_total_W841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0.343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0.454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0.757</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4.49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6</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CONGRESTRICT2_total_W842   </w:t>
      </w:r>
      <w:r>
        <w:tab/>
      </w:r>
      <w:r w:rsidRPr="22EC354F" w:rsidR="5CAF2E13">
        <w:rPr>
          <w:rFonts w:ascii="Courier New" w:hAnsi="Courier New" w:eastAsia="Courier New" w:cs="Courier New"/>
          <w:color w:val="000000" w:themeColor="text1" w:themeTint="FF" w:themeShade="FF"/>
          <w:sz w:val="19"/>
          <w:szCs w:val="19"/>
          <w:lang w:eastAsia="en-US" w:bidi="ar-SA"/>
        </w:rPr>
        <w:t>0.042</w:t>
      </w:r>
      <w:r w:rsidRPr="22EC354F" w:rsidR="5CAF2E13">
        <w:rPr>
          <w:rFonts w:ascii="Courier New" w:hAnsi="Courier New" w:eastAsia="Courier New" w:cs="Courier New"/>
          <w:color w:val="000000" w:themeColor="text1" w:themeTint="FF" w:themeShade="FF"/>
          <w:sz w:val="19"/>
          <w:szCs w:val="19"/>
          <w:lang w:eastAsia="en-US" w:bidi="ar-SA"/>
        </w:rPr>
        <w:t>2</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0.424    </w:t>
      </w:r>
      <w:r>
        <w:tab/>
      </w:r>
      <w:r w:rsidRPr="22EC354F" w:rsidR="5CAF2E13">
        <w:rPr>
          <w:rFonts w:ascii="Courier New" w:hAnsi="Courier New" w:eastAsia="Courier New" w:cs="Courier New"/>
          <w:color w:val="000000" w:themeColor="text1" w:themeTint="FF" w:themeShade="FF"/>
          <w:sz w:val="19"/>
          <w:szCs w:val="19"/>
          <w:lang w:eastAsia="en-US" w:bidi="ar-SA"/>
        </w:rPr>
        <w:t>0.099</w:t>
      </w:r>
      <w:r w:rsidRPr="22EC354F" w:rsidR="5CAF2E13">
        <w:rPr>
          <w:rFonts w:ascii="Courier New" w:hAnsi="Courier New" w:eastAsia="Courier New" w:cs="Courier New"/>
          <w:color w:val="000000" w:themeColor="text1" w:themeTint="FF" w:themeShade="FF"/>
          <w:sz w:val="19"/>
          <w:szCs w:val="19"/>
          <w:lang w:eastAsia="en-US" w:bidi="ar-SA"/>
        </w:rPr>
        <w:t>5</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9.21</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7</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0.280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0.451    </w:t>
      </w:r>
      <w:r>
        <w:tab/>
      </w:r>
      <w:r w:rsidRPr="22EC354F" w:rsidR="5CAF2E13">
        <w:rPr>
          <w:rFonts w:ascii="Courier New" w:hAnsi="Courier New" w:eastAsia="Courier New" w:cs="Courier New"/>
          <w:color w:val="000000" w:themeColor="text1" w:themeTint="FF" w:themeShade="FF"/>
          <w:sz w:val="19"/>
          <w:szCs w:val="19"/>
          <w:lang w:eastAsia="en-US" w:bidi="ar-SA"/>
        </w:rPr>
        <w:t xml:space="preserve">0.622  </w:t>
      </w:r>
      <w:r>
        <w:tab/>
      </w:r>
      <w:r w:rsidRPr="22EC354F" w:rsidR="5CAF2E13">
        <w:rPr>
          <w:rFonts w:ascii="Courier New" w:hAnsi="Courier New" w:eastAsia="Courier New" w:cs="Courier New"/>
          <w:color w:val="000000" w:themeColor="text1" w:themeTint="FF" w:themeShade="FF"/>
          <w:sz w:val="19"/>
          <w:szCs w:val="19"/>
          <w:lang w:eastAsia="en-US" w:bidi="ar-SA"/>
        </w:rPr>
        <w:t>5.34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 xml:space="preserve"> 8</w:t>
      </w:r>
      <w:r w:rsidRPr="22EC354F" w:rsidR="5CAF2E13">
        <w:rPr>
          <w:rFonts w:ascii="Courier New" w:hAnsi="Courier New" w:eastAsia="Courier New" w:cs="Courier New"/>
          <w:color w:val="000000" w:themeColor="text1" w:themeTint="FF" w:themeShade="FF"/>
          <w:sz w:val="19"/>
          <w:szCs w:val="19"/>
          <w:lang w:eastAsia="en-US" w:bidi="ar-SA"/>
        </w:rPr>
        <w:t xml:space="preserve"> COVIDCONG2_W842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2.56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0.410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6.24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4.31</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- 10</w:t>
      </w:r>
      <w:r>
        <w:br/>
      </w:r>
      <w:r w:rsidRPr="22EC354F" w:rsidR="5CAF2E13">
        <w:rPr>
          <w:rFonts w:ascii="Courier New" w:hAnsi="Courier New" w:eastAsia="Courier New" w:cs="Courier New"/>
          <w:color w:val="000000" w:themeColor="text1" w:themeTint="FF" w:themeShade="FF"/>
          <w:sz w:val="19"/>
          <w:szCs w:val="19"/>
          <w:lang w:eastAsia="en-US" w:bidi="ar-SA"/>
        </w:rPr>
        <w:t xml:space="preserve"> 9</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0.260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0.250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1.04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2.99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10</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0.152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0.524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0.290  </w:t>
      </w:r>
      <w:r>
        <w:tab/>
      </w:r>
      <w:r w:rsidRPr="22EC354F" w:rsidR="5CAF2E13">
        <w:rPr>
          <w:rFonts w:ascii="Courier New" w:hAnsi="Courier New" w:eastAsia="Courier New" w:cs="Courier New"/>
          <w:color w:val="000000" w:themeColor="text1" w:themeTint="FF" w:themeShade="FF"/>
          <w:sz w:val="19"/>
          <w:szCs w:val="19"/>
          <w:lang w:eastAsia="en-US" w:bidi="ar-SA"/>
        </w:rPr>
        <w:t>7.72</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11</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0.910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0.289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3.14</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1.67</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3</w:t>
      </w:r>
      <w:r>
        <w:br/>
      </w:r>
      <w:r w:rsidRPr="22EC354F" w:rsidR="5CAF2E13">
        <w:rPr>
          <w:rFonts w:ascii="Courier New" w:hAnsi="Courier New" w:eastAsia="Courier New" w:cs="Courier New"/>
          <w:color w:val="000000" w:themeColor="text1" w:themeTint="FF" w:themeShade="FF"/>
          <w:sz w:val="19"/>
          <w:szCs w:val="19"/>
          <w:lang w:eastAsia="en-US" w:bidi="ar-SA"/>
        </w:rPr>
        <w:t>12</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0.460      </w:t>
      </w:r>
      <w:r>
        <w:tab/>
      </w:r>
      <w:r w:rsidRPr="22EC354F" w:rsidR="5CAF2E13">
        <w:rPr>
          <w:rFonts w:ascii="Courier New" w:hAnsi="Courier New" w:eastAsia="Courier New" w:cs="Courier New"/>
          <w:color w:val="000000" w:themeColor="text1" w:themeTint="FF" w:themeShade="FF"/>
          <w:sz w:val="19"/>
          <w:szCs w:val="19"/>
          <w:lang w:eastAsia="en-US" w:bidi="ar-SA"/>
        </w:rPr>
        <w:t xml:space="preserve">0.729    </w:t>
      </w:r>
      <w:r>
        <w:tab/>
      </w:r>
      <w:r w:rsidRPr="22EC354F" w:rsidR="5CAF2E13">
        <w:rPr>
          <w:rFonts w:ascii="Courier New" w:hAnsi="Courier New" w:eastAsia="Courier New" w:cs="Courier New"/>
          <w:color w:val="000000" w:themeColor="text1" w:themeTint="FF" w:themeShade="FF"/>
          <w:sz w:val="19"/>
          <w:szCs w:val="19"/>
          <w:lang w:eastAsia="en-US" w:bidi="ar-SA"/>
        </w:rPr>
        <w:t xml:space="preserve">0.631  </w:t>
      </w:r>
      <w:r>
        <w:tab/>
      </w:r>
      <w:r w:rsidRPr="22EC354F" w:rsidR="5CAF2E13">
        <w:rPr>
          <w:rFonts w:ascii="Courier New" w:hAnsi="Courier New" w:eastAsia="Courier New" w:cs="Courier New"/>
          <w:color w:val="000000" w:themeColor="text1" w:themeTint="FF" w:themeShade="FF"/>
          <w:sz w:val="19"/>
          <w:szCs w:val="19"/>
          <w:lang w:eastAsia="en-US" w:bidi="ar-SA"/>
        </w:rPr>
        <w:t>5.28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13</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0.100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0.284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0.352</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7.25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14</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1.39       </w:t>
      </w:r>
      <w:r>
        <w:tab/>
      </w:r>
      <w:r w:rsidRPr="22EC354F" w:rsidR="5CAF2E13">
        <w:rPr>
          <w:rFonts w:ascii="Courier New" w:hAnsi="Courier New" w:eastAsia="Courier New" w:cs="Courier New"/>
          <w:color w:val="000000" w:themeColor="text1" w:themeTint="FF" w:themeShade="FF"/>
          <w:sz w:val="19"/>
          <w:szCs w:val="19"/>
          <w:lang w:eastAsia="en-US" w:bidi="ar-SA"/>
        </w:rPr>
        <w:t xml:space="preserve">1.10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1.26   </w:t>
      </w:r>
      <w:r>
        <w:tab/>
      </w:r>
      <w:r w:rsidRPr="22EC354F" w:rsidR="5CAF2E13">
        <w:rPr>
          <w:rFonts w:ascii="Courier New" w:hAnsi="Courier New" w:eastAsia="Courier New" w:cs="Courier New"/>
          <w:color w:val="000000" w:themeColor="text1" w:themeTint="FF" w:themeShade="FF"/>
          <w:sz w:val="19"/>
          <w:szCs w:val="19"/>
          <w:lang w:eastAsia="en-US" w:bidi="ar-SA"/>
        </w:rPr>
        <w:t>2.07</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CONGRESTRICT2_d_W842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0.322</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0.211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1.53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1.26</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p>
    <w:p w:rsidR="009E3EFB" w:rsidP="22EC354F" w:rsidRDefault="009E3EFB" w14:paraId="552D4716" w14:textId="77777777">
      <w:pPr>
        <w:pStyle w:val="a1"/>
        <w:rPr>
          <w:rFonts w:ascii="Courier New" w:hAnsi="Courier New" w:eastAsia="Courier New" w:cs="Courier New"/>
          <w:color w:val="000000" w:themeColor="text1" w:themeTint="FF" w:themeShade="FF"/>
          <w:sz w:val="19"/>
          <w:szCs w:val="19"/>
          <w:lang w:eastAsia="en-US" w:bidi="ar-SA"/>
        </w:rPr>
      </w:pPr>
      <w:r w:rsidRPr="22EC354F" w:rsidR="24AFD2BF">
        <w:rPr>
          <w:rFonts w:ascii="Courier New" w:hAnsi="Courier New" w:eastAsia="Courier New" w:cs="Courier New"/>
          <w:color w:val="000000" w:themeColor="text1" w:themeTint="FF" w:themeShade="FF"/>
          <w:sz w:val="19"/>
          <w:szCs w:val="19"/>
          <w:lang w:eastAsia="en-US" w:bidi="ar-SA"/>
        </w:rPr>
        <w:t xml:space="preserve">  </w:t>
      </w:r>
      <w:r w:rsidRPr="22EC354F" w:rsidR="24AFD2BF">
        <w:rPr>
          <w:rFonts w:ascii="Courier New" w:hAnsi="Courier New" w:eastAsia="Courier New" w:cs="Courier New"/>
          <w:b w:val="1"/>
          <w:bCs w:val="1"/>
          <w:color w:val="000000" w:themeColor="text1" w:themeTint="FF" w:themeShade="FF"/>
          <w:sz w:val="19"/>
          <w:szCs w:val="19"/>
          <w:lang w:eastAsia="en-US" w:bidi="ar-SA"/>
        </w:rPr>
        <w:t>Both</w:t>
      </w:r>
      <w:r>
        <w:br/>
      </w:r>
      <w:r w:rsidRPr="22EC354F" w:rsidR="5CAF2E13">
        <w:rPr>
          <w:rFonts w:ascii="Courier New" w:hAnsi="Courier New" w:eastAsia="Courier New" w:cs="Courier New"/>
          <w:color w:val="000000" w:themeColor="text1" w:themeTint="FF" w:themeShade="FF"/>
          <w:sz w:val="19"/>
          <w:szCs w:val="19"/>
          <w:lang w:eastAsia="en-US" w:bidi="ar-SA"/>
        </w:rPr>
        <w:t>16</w:t>
      </w:r>
      <w:r w:rsidRPr="22EC354F" w:rsidR="5CAF2E13">
        <w:rPr>
          <w:rFonts w:ascii="Courier New" w:hAnsi="Courier New" w:eastAsia="Courier New" w:cs="Courier New"/>
          <w:color w:val="000000" w:themeColor="text1" w:themeTint="FF" w:themeShade="FF"/>
          <w:sz w:val="19"/>
          <w:szCs w:val="19"/>
          <w:lang w:eastAsia="en-US" w:bidi="ar-SA"/>
        </w:rPr>
        <w:t xml:space="preserve">  (Intercept)</w:t>
      </w:r>
      <w:r>
        <w:tab/>
      </w:r>
      <w:r>
        <w:tab/>
      </w:r>
      <w:r>
        <w:tab/>
      </w:r>
      <w:r w:rsidRPr="22EC354F" w:rsidR="5CAF2E13">
        <w:rPr>
          <w:rFonts w:ascii="Courier New" w:hAnsi="Courier New" w:eastAsia="Courier New" w:cs="Courier New"/>
          <w:color w:val="000000" w:themeColor="text1" w:themeTint="FF" w:themeShade="FF"/>
          <w:sz w:val="19"/>
          <w:szCs w:val="19"/>
          <w:lang w:eastAsia="en-US" w:bidi="ar-SA"/>
        </w:rPr>
        <w:t xml:space="preserve">1.26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0.418    </w:t>
      </w:r>
      <w:r>
        <w:tab/>
      </w:r>
      <w:r w:rsidRPr="22EC354F" w:rsidR="5CAF2E13">
        <w:rPr>
          <w:rFonts w:ascii="Courier New" w:hAnsi="Courier New" w:eastAsia="Courier New" w:cs="Courier New"/>
          <w:color w:val="000000" w:themeColor="text1" w:themeTint="FF" w:themeShade="FF"/>
          <w:sz w:val="19"/>
          <w:szCs w:val="19"/>
          <w:lang w:eastAsia="en-US" w:bidi="ar-SA"/>
        </w:rPr>
        <w:t xml:space="preserve">3.03   </w:t>
      </w:r>
      <w:r>
        <w:tab/>
      </w:r>
      <w:r w:rsidRPr="22EC354F" w:rsidR="5CAF2E13">
        <w:rPr>
          <w:rFonts w:ascii="Courier New" w:hAnsi="Courier New" w:eastAsia="Courier New" w:cs="Courier New"/>
          <w:color w:val="000000" w:themeColor="text1" w:themeTint="FF" w:themeShade="FF"/>
          <w:sz w:val="19"/>
          <w:szCs w:val="19"/>
          <w:lang w:eastAsia="en-US" w:bidi="ar-SA"/>
        </w:rPr>
        <w:t>2.48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3</w:t>
      </w:r>
      <w:r>
        <w:br/>
      </w:r>
      <w:r w:rsidRPr="22EC354F" w:rsidR="5CAF2E13">
        <w:rPr>
          <w:rFonts w:ascii="Courier New" w:hAnsi="Courier New" w:eastAsia="Courier New" w:cs="Courier New"/>
          <w:color w:val="000000" w:themeColor="text1" w:themeTint="FF" w:themeShade="FF"/>
          <w:sz w:val="19"/>
          <w:szCs w:val="19"/>
          <w:lang w:eastAsia="en-US" w:bidi="ar-SA"/>
        </w:rPr>
        <w:t>17</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0.379      </w:t>
      </w:r>
      <w:r>
        <w:tab/>
      </w:r>
      <w:r w:rsidRPr="22EC354F" w:rsidR="5CAF2E13">
        <w:rPr>
          <w:rFonts w:ascii="Courier New" w:hAnsi="Courier New" w:eastAsia="Courier New" w:cs="Courier New"/>
          <w:color w:val="000000" w:themeColor="text1" w:themeTint="FF" w:themeShade="FF"/>
          <w:sz w:val="19"/>
          <w:szCs w:val="19"/>
          <w:lang w:eastAsia="en-US" w:bidi="ar-SA"/>
        </w:rPr>
        <w:t xml:space="preserve">0.188    </w:t>
      </w:r>
      <w:r>
        <w:tab/>
      </w:r>
      <w:r w:rsidRPr="22EC354F" w:rsidR="5CAF2E13">
        <w:rPr>
          <w:rFonts w:ascii="Courier New" w:hAnsi="Courier New" w:eastAsia="Courier New" w:cs="Courier New"/>
          <w:color w:val="000000" w:themeColor="text1" w:themeTint="FF" w:themeShade="FF"/>
          <w:sz w:val="19"/>
          <w:szCs w:val="19"/>
          <w:lang w:eastAsia="en-US" w:bidi="ar-SA"/>
        </w:rPr>
        <w:t xml:space="preserve">2.02   </w:t>
      </w:r>
      <w:r>
        <w:tab/>
      </w:r>
      <w:r w:rsidRPr="22EC354F" w:rsidR="5CAF2E13">
        <w:rPr>
          <w:rFonts w:ascii="Courier New" w:hAnsi="Courier New" w:eastAsia="Courier New" w:cs="Courier New"/>
          <w:color w:val="000000" w:themeColor="text1" w:themeTint="FF" w:themeShade="FF"/>
          <w:sz w:val="19"/>
          <w:szCs w:val="19"/>
          <w:lang w:eastAsia="en-US" w:bidi="ar-SA"/>
        </w:rPr>
        <w:t>4.34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2</w:t>
      </w:r>
      <w:r>
        <w:br/>
      </w:r>
      <w:r w:rsidRPr="22EC354F" w:rsidR="5CAF2E13">
        <w:rPr>
          <w:rFonts w:ascii="Courier New" w:hAnsi="Courier New" w:eastAsia="Courier New" w:cs="Courier New"/>
          <w:color w:val="000000" w:themeColor="text1" w:themeTint="FF" w:themeShade="FF"/>
          <w:sz w:val="19"/>
          <w:szCs w:val="19"/>
          <w:lang w:eastAsia="en-US" w:bidi="ar-SA"/>
        </w:rPr>
        <w:t>18</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0.413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0.459    </w:t>
      </w:r>
      <w:r>
        <w:tab/>
      </w:r>
      <w:r w:rsidRPr="22EC354F" w:rsidR="5CAF2E13">
        <w:rPr>
          <w:rFonts w:ascii="Courier New" w:hAnsi="Courier New" w:eastAsia="Courier New" w:cs="Courier New"/>
          <w:color w:val="000000" w:themeColor="text1" w:themeTint="FF" w:themeShade="FF"/>
          <w:sz w:val="19"/>
          <w:szCs w:val="19"/>
          <w:lang w:eastAsia="en-US" w:bidi="ar-SA"/>
        </w:rPr>
        <w:t xml:space="preserve">0.900  </w:t>
      </w:r>
      <w:r>
        <w:tab/>
      </w:r>
      <w:r w:rsidRPr="22EC354F" w:rsidR="5CAF2E13">
        <w:rPr>
          <w:rFonts w:ascii="Courier New" w:hAnsi="Courier New" w:eastAsia="Courier New" w:cs="Courier New"/>
          <w:color w:val="000000" w:themeColor="text1" w:themeTint="FF" w:themeShade="FF"/>
          <w:sz w:val="19"/>
          <w:szCs w:val="19"/>
          <w:lang w:eastAsia="en-US" w:bidi="ar-SA"/>
        </w:rPr>
        <w:t>3.68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19</w:t>
      </w:r>
      <w:r w:rsidRPr="22EC354F" w:rsidR="5CAF2E13">
        <w:rPr>
          <w:rFonts w:ascii="Courier New" w:hAnsi="Courier New" w:eastAsia="Courier New" w:cs="Courier New"/>
          <w:color w:val="000000" w:themeColor="text1" w:themeTint="FF" w:themeShade="FF"/>
          <w:sz w:val="19"/>
          <w:szCs w:val="19"/>
          <w:lang w:eastAsia="en-US" w:bidi="ar-SA"/>
        </w:rPr>
        <w:t xml:space="preserve"> ATTENDCONF_W844           </w:t>
      </w:r>
      <w:r>
        <w:tab/>
      </w:r>
      <w:r w:rsidRPr="22EC354F" w:rsidR="5CAF2E13">
        <w:rPr>
          <w:rFonts w:ascii="Courier New" w:hAnsi="Courier New" w:eastAsia="Courier New" w:cs="Courier New"/>
          <w:color w:val="000000" w:themeColor="text1" w:themeTint="FF" w:themeShade="FF"/>
          <w:sz w:val="19"/>
          <w:szCs w:val="19"/>
          <w:lang w:eastAsia="en-US" w:bidi="ar-SA"/>
        </w:rPr>
        <w:t xml:space="preserve">11.6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0.603   </w:t>
      </w:r>
      <w:r>
        <w:tab/>
      </w:r>
      <w:r w:rsidRPr="22EC354F" w:rsidR="5CAF2E13">
        <w:rPr>
          <w:rFonts w:ascii="Courier New" w:hAnsi="Courier New" w:eastAsia="Courier New" w:cs="Courier New"/>
          <w:color w:val="000000" w:themeColor="text1" w:themeTint="FF" w:themeShade="FF"/>
          <w:sz w:val="19"/>
          <w:szCs w:val="19"/>
          <w:lang w:eastAsia="en-US" w:bidi="ar-SA"/>
        </w:rPr>
        <w:t xml:space="preserve">19.3    </w:t>
      </w:r>
      <w:r>
        <w:tab/>
      </w:r>
      <w:r w:rsidRPr="22EC354F" w:rsidR="5CAF2E13">
        <w:rPr>
          <w:rFonts w:ascii="Courier New" w:hAnsi="Courier New" w:eastAsia="Courier New" w:cs="Courier New"/>
          <w:color w:val="000000" w:themeColor="text1" w:themeTint="FF" w:themeShade="FF"/>
          <w:sz w:val="19"/>
          <w:szCs w:val="19"/>
          <w:lang w:eastAsia="en-US" w:bidi="ar-SA"/>
        </w:rPr>
        <w:t>5.04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- 83</w:t>
      </w:r>
      <w:r>
        <w:br/>
      </w:r>
      <w:r w:rsidRPr="22EC354F" w:rsidR="5CAF2E13">
        <w:rPr>
          <w:rFonts w:ascii="Courier New" w:hAnsi="Courier New" w:eastAsia="Courier New" w:cs="Courier New"/>
          <w:color w:val="000000" w:themeColor="text1" w:themeTint="FF" w:themeShade="FF"/>
          <w:sz w:val="19"/>
          <w:szCs w:val="19"/>
          <w:lang w:eastAsia="en-US" w:bidi="ar-SA"/>
        </w:rPr>
        <w:t>20</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CONGRESTRICT2_total_W841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0.509</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0.344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1.48</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1.39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21</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0.509</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0.344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1.48</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1.39</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22</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CONGRESTRICT2_total_W843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0.360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0.384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0.938</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3.48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23</w:t>
      </w:r>
      <w:r w:rsidRPr="22EC354F" w:rsidR="5CAF2E13">
        <w:rPr>
          <w:rFonts w:ascii="Courier New" w:hAnsi="Courier New" w:eastAsia="Courier New" w:cs="Courier New"/>
          <w:color w:val="000000" w:themeColor="text1" w:themeTint="FF" w:themeShade="FF"/>
          <w:sz w:val="19"/>
          <w:szCs w:val="19"/>
          <w:lang w:eastAsia="en-US" w:bidi="ar-SA"/>
        </w:rPr>
        <w:t xml:space="preserve"> COVIDCONG2_W842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1.40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0.268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5.23</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1.74</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7</w:t>
      </w:r>
      <w:r>
        <w:br/>
      </w:r>
      <w:r w:rsidRPr="22EC354F" w:rsidR="5CAF2E13">
        <w:rPr>
          <w:rFonts w:ascii="Courier New" w:hAnsi="Courier New" w:eastAsia="Courier New" w:cs="Courier New"/>
          <w:color w:val="000000" w:themeColor="text1" w:themeTint="FF" w:themeShade="FF"/>
          <w:sz w:val="19"/>
          <w:szCs w:val="19"/>
          <w:lang w:eastAsia="en-US" w:bidi="ar-SA"/>
        </w:rPr>
        <w:t>24</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0.126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0.227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0.558  </w:t>
      </w:r>
      <w:r>
        <w:tab/>
      </w:r>
      <w:r w:rsidRPr="22EC354F" w:rsidR="5CAF2E13">
        <w:rPr>
          <w:rFonts w:ascii="Courier New" w:hAnsi="Courier New" w:eastAsia="Courier New" w:cs="Courier New"/>
          <w:color w:val="000000" w:themeColor="text1" w:themeTint="FF" w:themeShade="FF"/>
          <w:sz w:val="19"/>
          <w:szCs w:val="19"/>
          <w:lang w:eastAsia="en-US" w:bidi="ar-SA"/>
        </w:rPr>
        <w:t>5.77</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25</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CONGRESTRICT1_c_W843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0.610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0.500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1.22   </w:t>
      </w:r>
      <w:r>
        <w:tab/>
      </w:r>
      <w:r w:rsidRPr="22EC354F" w:rsidR="5CAF2E13">
        <w:rPr>
          <w:rFonts w:ascii="Courier New" w:hAnsi="Courier New" w:eastAsia="Courier New" w:cs="Courier New"/>
          <w:color w:val="000000" w:themeColor="text1" w:themeTint="FF" w:themeShade="FF"/>
          <w:sz w:val="19"/>
          <w:szCs w:val="19"/>
          <w:lang w:eastAsia="en-US" w:bidi="ar-SA"/>
        </w:rPr>
        <w:t>2.23</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26</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CONGRESTRICT1_a_W842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0.781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0.251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3.11</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1.88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3</w:t>
      </w:r>
      <w:r>
        <w:br/>
      </w:r>
      <w:r w:rsidRPr="22EC354F" w:rsidR="5CAF2E13">
        <w:rPr>
          <w:rFonts w:ascii="Courier New" w:hAnsi="Courier New" w:eastAsia="Courier New" w:cs="Courier New"/>
          <w:color w:val="000000" w:themeColor="text1" w:themeTint="FF" w:themeShade="FF"/>
          <w:sz w:val="19"/>
          <w:szCs w:val="19"/>
          <w:lang w:eastAsia="en-US" w:bidi="ar-SA"/>
        </w:rPr>
        <w:t>27</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CONGRESTRICT1_a_W843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0.182</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0.738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0.247</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8.05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28</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CONGRESTRICT1_b_W842       </w:t>
      </w:r>
      <w:r>
        <w:tab/>
      </w:r>
      <w:r w:rsidRPr="22EC354F" w:rsidR="5CAF2E13">
        <w:rPr>
          <w:rFonts w:ascii="Courier New" w:hAnsi="Courier New" w:eastAsia="Courier New" w:cs="Courier New"/>
          <w:color w:val="000000" w:themeColor="text1" w:themeTint="FF" w:themeShade="FF"/>
          <w:sz w:val="19"/>
          <w:szCs w:val="19"/>
          <w:lang w:eastAsia="en-US" w:bidi="ar-SA"/>
        </w:rPr>
        <w:t xml:space="preserve">0.133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0.250    </w:t>
      </w:r>
      <w:r>
        <w:tab/>
      </w:r>
      <w:r w:rsidRPr="22EC354F" w:rsidR="5CAF2E13">
        <w:rPr>
          <w:rFonts w:ascii="Courier New" w:hAnsi="Courier New" w:eastAsia="Courier New" w:cs="Courier New"/>
          <w:color w:val="000000" w:themeColor="text1" w:themeTint="FF" w:themeShade="FF"/>
          <w:sz w:val="19"/>
          <w:szCs w:val="19"/>
          <w:lang w:eastAsia="en-US" w:bidi="ar-SA"/>
        </w:rPr>
        <w:t xml:space="preserve">0.531  </w:t>
      </w:r>
      <w:r>
        <w:tab/>
      </w:r>
      <w:r w:rsidRPr="22EC354F" w:rsidR="5CAF2E13">
        <w:rPr>
          <w:rFonts w:ascii="Courier New" w:hAnsi="Courier New" w:eastAsia="Courier New" w:cs="Courier New"/>
          <w:color w:val="000000" w:themeColor="text1" w:themeTint="FF" w:themeShade="FF"/>
          <w:sz w:val="19"/>
          <w:szCs w:val="19"/>
          <w:lang w:eastAsia="en-US" w:bidi="ar-SA"/>
        </w:rPr>
        <w:t>5.95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29</w:t>
      </w:r>
      <w:r w:rsidRPr="22EC354F" w:rsidR="5CAF2E13">
        <w:rPr>
          <w:rFonts w:ascii="Courier New" w:hAnsi="Courier New" w:eastAsia="Courier New" w:cs="Courier New"/>
          <w:color w:val="000000" w:themeColor="text1" w:themeTint="FF" w:themeShade="FF"/>
          <w:sz w:val="19"/>
          <w:szCs w:val="19"/>
          <w:lang w:eastAsia="en-US" w:bidi="ar-SA"/>
        </w:rPr>
        <w:t xml:space="preserve"> CONGRESTRICT1_b_W843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0.310</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1.21    </w:t>
      </w:r>
      <w:r>
        <w:tab/>
      </w:r>
      <w:r w:rsidRPr="22EC354F" w:rsidR="5CAF2E13">
        <w:rPr>
          <w:rFonts w:ascii="Courier New" w:hAnsi="Courier New" w:eastAsia="Courier New" w:cs="Courier New"/>
          <w:color w:val="000000" w:themeColor="text1" w:themeTint="FF" w:themeShade="FF"/>
          <w:sz w:val="19"/>
          <w:szCs w:val="19"/>
          <w:lang w:eastAsia="en-US" w:bidi="ar-SA"/>
        </w:rPr>
        <w:t>-</w:t>
      </w:r>
      <w:r w:rsidRPr="22EC354F" w:rsidR="5CAF2E13">
        <w:rPr>
          <w:rFonts w:ascii="Courier New" w:hAnsi="Courier New" w:eastAsia="Courier New" w:cs="Courier New"/>
          <w:color w:val="000000" w:themeColor="text1" w:themeTint="FF" w:themeShade="FF"/>
          <w:sz w:val="19"/>
          <w:szCs w:val="19"/>
          <w:lang w:eastAsia="en-US" w:bidi="ar-SA"/>
        </w:rPr>
        <w:t>0.256</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7.98</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r>
        <w:br/>
      </w:r>
      <w:r w:rsidRPr="22EC354F" w:rsidR="5CAF2E13">
        <w:rPr>
          <w:rFonts w:ascii="Courier New" w:hAnsi="Courier New" w:eastAsia="Courier New" w:cs="Courier New"/>
          <w:color w:val="000000" w:themeColor="text1" w:themeTint="FF" w:themeShade="FF"/>
          <w:sz w:val="19"/>
          <w:szCs w:val="19"/>
          <w:lang w:eastAsia="en-US" w:bidi="ar-SA"/>
        </w:rPr>
        <w:t>30</w:t>
      </w:r>
      <w:r w:rsidRPr="22EC354F" w:rsidR="5CAF2E13">
        <w:rPr>
          <w:rFonts w:ascii="Courier New" w:hAnsi="Courier New" w:eastAsia="Courier New" w:cs="Courier New"/>
          <w:color w:val="000000" w:themeColor="text1" w:themeTint="FF" w:themeShade="FF"/>
          <w:sz w:val="19"/>
          <w:szCs w:val="19"/>
          <w:lang w:eastAsia="en-US" w:bidi="ar-SA"/>
        </w:rPr>
        <w:t xml:space="preserve"> CONGRESTRICT2_d_W842       </w:t>
      </w:r>
      <w:r>
        <w:tab/>
      </w:r>
      <w:r w:rsidRPr="22EC354F" w:rsidR="5CAF2E13">
        <w:rPr>
          <w:rFonts w:ascii="Courier New" w:hAnsi="Courier New" w:eastAsia="Courier New" w:cs="Courier New"/>
          <w:color w:val="000000" w:themeColor="text1" w:themeTint="FF" w:themeShade="FF"/>
          <w:sz w:val="19"/>
          <w:szCs w:val="19"/>
          <w:lang w:eastAsia="en-US" w:bidi="ar-SA"/>
        </w:rPr>
        <w:t>0.060</w:t>
      </w:r>
      <w:r w:rsidRPr="22EC354F" w:rsidR="5CAF2E13">
        <w:rPr>
          <w:rFonts w:ascii="Courier New" w:hAnsi="Courier New" w:eastAsia="Courier New" w:cs="Courier New"/>
          <w:color w:val="000000" w:themeColor="text1" w:themeTint="FF" w:themeShade="FF"/>
          <w:sz w:val="19"/>
          <w:szCs w:val="19"/>
          <w:lang w:eastAsia="en-US" w:bidi="ar-SA"/>
        </w:rPr>
        <w:t>9</w:t>
      </w:r>
      <w:r w:rsidRPr="22EC354F" w:rsidR="5CAF2E13">
        <w:rPr>
          <w:rFonts w:ascii="Courier New" w:hAnsi="Courier New" w:eastAsia="Courier New" w:cs="Courier New"/>
          <w:color w:val="000000" w:themeColor="text1" w:themeTint="FF" w:themeShade="FF"/>
          <w:sz w:val="19"/>
          <w:szCs w:val="19"/>
          <w:lang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0.203    </w:t>
      </w:r>
      <w:r>
        <w:tab/>
      </w:r>
      <w:r w:rsidRPr="22EC354F" w:rsidR="5CAF2E13">
        <w:rPr>
          <w:rFonts w:ascii="Courier New" w:hAnsi="Courier New" w:eastAsia="Courier New" w:cs="Courier New"/>
          <w:color w:val="000000" w:themeColor="text1" w:themeTint="FF" w:themeShade="FF"/>
          <w:sz w:val="19"/>
          <w:szCs w:val="19"/>
          <w:lang w:eastAsia="en-US" w:bidi="ar-SA"/>
        </w:rPr>
        <w:t xml:space="preserve">0.299  </w:t>
      </w:r>
      <w:r>
        <w:tab/>
      </w:r>
      <w:r w:rsidRPr="22EC354F" w:rsidR="5CAF2E13">
        <w:rPr>
          <w:rFonts w:ascii="Courier New" w:hAnsi="Courier New" w:eastAsia="Courier New" w:cs="Courier New"/>
          <w:color w:val="000000" w:themeColor="text1" w:themeTint="FF" w:themeShade="FF"/>
          <w:sz w:val="19"/>
          <w:szCs w:val="19"/>
          <w:lang w:eastAsia="en-US" w:bidi="ar-SA"/>
        </w:rPr>
        <w:t>7.65</w:t>
      </w:r>
      <w:r w:rsidRPr="22EC354F" w:rsidR="5CAF2E13">
        <w:rPr>
          <w:rFonts w:ascii="Courier New" w:hAnsi="Courier New" w:eastAsia="Courier New" w:cs="Courier New"/>
          <w:color w:val="000000" w:themeColor="text1" w:themeTint="FF" w:themeShade="FF"/>
          <w:sz w:val="19"/>
          <w:szCs w:val="19"/>
          <w:lang w:eastAsia="en-US" w:bidi="ar-SA"/>
        </w:rPr>
        <w:t>e</w:t>
      </w:r>
      <w:r w:rsidRPr="22EC354F" w:rsidR="5CAF2E13">
        <w:rPr>
          <w:rFonts w:ascii="Courier New" w:hAnsi="Courier New" w:eastAsia="Courier New" w:cs="Courier New"/>
          <w:color w:val="000000" w:themeColor="text1" w:themeTint="FF" w:themeShade="FF"/>
          <w:sz w:val="19"/>
          <w:szCs w:val="19"/>
          <w:lang w:eastAsia="en-US" w:bidi="ar-SA"/>
        </w:rPr>
        <w:t>-  1</w:t>
      </w:r>
    </w:p>
    <w:p w:rsidRPr="007572DE" w:rsidR="503A782F" w:rsidP="22EC354F" w:rsidRDefault="009E3EFB" w14:paraId="21F86DDE" w14:textId="0B04B4B0">
      <w:pPr>
        <w:pStyle w:val="a1"/>
        <w:rPr>
          <w:rFonts w:ascii="Courier New" w:hAnsi="Courier New" w:eastAsia="Courier New" w:cs="Courier New"/>
          <w:color w:val="000000" w:themeColor="text1" w:themeTint="FF" w:themeShade="FF"/>
          <w:sz w:val="19"/>
          <w:szCs w:val="19"/>
          <w:lang w:val="pt-BR" w:eastAsia="en-US" w:bidi="ar-SA"/>
        </w:rPr>
      </w:pPr>
      <w:r w:rsidRPr="22EC354F" w:rsidR="24AFD2BF">
        <w:rPr>
          <w:rFonts w:ascii="Courier New" w:hAnsi="Courier New" w:eastAsia="Courier New" w:cs="Courier New"/>
          <w:color w:val="000000" w:themeColor="text1" w:themeTint="FF" w:themeShade="FF"/>
          <w:sz w:val="19"/>
          <w:szCs w:val="19"/>
          <w:lang w:eastAsia="en-US" w:bidi="ar-SA"/>
        </w:rPr>
        <w:t xml:space="preserve"> </w:t>
      </w:r>
      <w:r w:rsidRPr="22EC354F" w:rsidR="24AFD2BF">
        <w:rPr>
          <w:rFonts w:ascii="Courier New" w:hAnsi="Courier New" w:eastAsia="Courier New" w:cs="Courier New"/>
          <w:b w:val="1"/>
          <w:bCs w:val="1"/>
          <w:color w:val="000000" w:themeColor="text1" w:themeTint="FF" w:themeShade="FF"/>
          <w:sz w:val="19"/>
          <w:szCs w:val="19"/>
          <w:lang w:eastAsia="en-US" w:bidi="ar-SA"/>
        </w:rPr>
        <w:t xml:space="preserve"> </w:t>
      </w:r>
      <w:r w:rsidRPr="22EC354F" w:rsidR="24AFD2BF">
        <w:rPr>
          <w:rFonts w:ascii="Courier New" w:hAnsi="Courier New" w:eastAsia="Courier New" w:cs="Courier New"/>
          <w:b w:val="1"/>
          <w:bCs w:val="1"/>
          <w:color w:val="000000" w:themeColor="text1" w:themeTint="FF" w:themeShade="FF"/>
          <w:sz w:val="19"/>
          <w:szCs w:val="19"/>
          <w:lang w:val="pt-BR" w:eastAsia="en-US" w:bidi="ar-SA"/>
        </w:rPr>
        <w:t xml:space="preserve">Neither </w:t>
      </w:r>
      <w:r w:rsidRPr="22EC354F" w:rsidR="24AFD2BF">
        <w:rPr>
          <w:rFonts w:ascii="Courier New" w:hAnsi="Courier New" w:eastAsia="Courier New" w:cs="Courier New"/>
          <w:color w:val="000000" w:themeColor="text1" w:themeTint="FF" w:themeShade="FF"/>
          <w:sz w:val="19"/>
          <w:szCs w:val="19"/>
          <w:lang w:val="pt-BR" w:eastAsia="en-US" w:bidi="ar-SA"/>
        </w:rPr>
        <w:t xml:space="preserve">    </w:t>
      </w:r>
      <w:r>
        <w:br/>
      </w:r>
      <w:r w:rsidRPr="22EC354F" w:rsidR="5CAF2E13">
        <w:rPr>
          <w:rFonts w:ascii="Courier New" w:hAnsi="Courier New" w:eastAsia="Courier New" w:cs="Courier New"/>
          <w:color w:val="000000" w:themeColor="text1" w:themeTint="FF" w:themeShade="FF"/>
          <w:sz w:val="19"/>
          <w:szCs w:val="19"/>
          <w:lang w:val="pt-BR" w:eastAsia="en-US" w:bidi="ar-SA"/>
        </w:rPr>
        <w:t>31</w:t>
      </w:r>
      <w:r w:rsidRPr="22EC354F" w:rsidR="5CAF2E13">
        <w:rPr>
          <w:rFonts w:ascii="Courier New" w:hAnsi="Courier New" w:eastAsia="Courier New" w:cs="Courier New"/>
          <w:color w:val="000000" w:themeColor="text1" w:themeTint="FF" w:themeShade="FF"/>
          <w:sz w:val="19"/>
          <w:szCs w:val="19"/>
          <w:lang w:val="pt-BR" w:eastAsia="en-US" w:bidi="ar-SA"/>
        </w:rPr>
        <w:t xml:space="preserve"> (Intercept)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1.76</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0.813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2.16</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3.05</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2</w:t>
      </w:r>
      <w:r>
        <w:br/>
      </w:r>
      <w:r w:rsidRPr="22EC354F" w:rsidR="5CAF2E13">
        <w:rPr>
          <w:rFonts w:ascii="Courier New" w:hAnsi="Courier New" w:eastAsia="Courier New" w:cs="Courier New"/>
          <w:color w:val="000000" w:themeColor="text1" w:themeTint="FF" w:themeShade="FF"/>
          <w:sz w:val="19"/>
          <w:szCs w:val="19"/>
          <w:lang w:val="pt-BR" w:eastAsia="en-US" w:bidi="ar-SA"/>
        </w:rPr>
        <w:t>32</w:t>
      </w:r>
      <w:r w:rsidRPr="22EC354F" w:rsidR="5CAF2E13">
        <w:rPr>
          <w:rFonts w:ascii="Courier New" w:hAnsi="Courier New" w:eastAsia="Courier New" w:cs="Courier New"/>
          <w:color w:val="000000" w:themeColor="text1" w:themeTint="FF" w:themeShade="FF"/>
          <w:sz w:val="19"/>
          <w:szCs w:val="19"/>
          <w:lang w:val="pt-BR" w:eastAsia="en-US" w:bidi="ar-SA"/>
        </w:rPr>
        <w:t xml:space="preserve"> ATTENDCONF_W842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1.15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0.302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3.81   </w:t>
      </w:r>
      <w:r>
        <w:tab/>
      </w:r>
      <w:r w:rsidRPr="22EC354F" w:rsidR="5CAF2E13">
        <w:rPr>
          <w:rFonts w:ascii="Courier New" w:hAnsi="Courier New" w:eastAsia="Courier New" w:cs="Courier New"/>
          <w:color w:val="000000" w:themeColor="text1" w:themeTint="FF" w:themeShade="FF"/>
          <w:sz w:val="19"/>
          <w:szCs w:val="19"/>
          <w:lang w:val="pt-BR" w:eastAsia="en-US" w:bidi="ar-SA"/>
        </w:rPr>
        <w:t>1.39</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4</w:t>
      </w:r>
      <w:r>
        <w:br/>
      </w:r>
      <w:r w:rsidRPr="22EC354F" w:rsidR="5CAF2E13">
        <w:rPr>
          <w:rFonts w:ascii="Courier New" w:hAnsi="Courier New" w:eastAsia="Courier New" w:cs="Courier New"/>
          <w:color w:val="000000" w:themeColor="text1" w:themeTint="FF" w:themeShade="FF"/>
          <w:sz w:val="19"/>
          <w:szCs w:val="19"/>
          <w:lang w:val="pt-BR" w:eastAsia="en-US" w:bidi="ar-SA"/>
        </w:rPr>
        <w:t>33</w:t>
      </w:r>
      <w:r w:rsidRPr="22EC354F" w:rsidR="5CAF2E13">
        <w:rPr>
          <w:rFonts w:ascii="Courier New" w:hAnsi="Courier New" w:eastAsia="Courier New" w:cs="Courier New"/>
          <w:color w:val="000000" w:themeColor="text1" w:themeTint="FF" w:themeShade="FF"/>
          <w:sz w:val="19"/>
          <w:szCs w:val="19"/>
          <w:lang w:val="pt-BR" w:eastAsia="en-US" w:bidi="ar-SA"/>
        </w:rPr>
        <w:t xml:space="preserve"> ATTENDCONF_W843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2.74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0.507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5.41   </w:t>
      </w:r>
      <w:r>
        <w:tab/>
      </w:r>
      <w:r w:rsidRPr="22EC354F" w:rsidR="5CAF2E13">
        <w:rPr>
          <w:rFonts w:ascii="Courier New" w:hAnsi="Courier New" w:eastAsia="Courier New" w:cs="Courier New"/>
          <w:color w:val="000000" w:themeColor="text1" w:themeTint="FF" w:themeShade="FF"/>
          <w:sz w:val="19"/>
          <w:szCs w:val="19"/>
          <w:lang w:val="pt-BR" w:eastAsia="en-US" w:bidi="ar-SA"/>
        </w:rPr>
        <w:t>6.33</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8</w:t>
      </w:r>
      <w:r>
        <w:br/>
      </w:r>
      <w:r w:rsidRPr="22EC354F" w:rsidR="5CAF2E13">
        <w:rPr>
          <w:rFonts w:ascii="Courier New" w:hAnsi="Courier New" w:eastAsia="Courier New" w:cs="Courier New"/>
          <w:color w:val="000000" w:themeColor="text1" w:themeTint="FF" w:themeShade="FF"/>
          <w:sz w:val="19"/>
          <w:szCs w:val="19"/>
          <w:lang w:val="pt-BR" w:eastAsia="en-US" w:bidi="ar-SA"/>
        </w:rPr>
        <w:t>34</w:t>
      </w:r>
      <w:r w:rsidRPr="22EC354F" w:rsidR="5CAF2E13">
        <w:rPr>
          <w:rFonts w:ascii="Courier New" w:hAnsi="Courier New" w:eastAsia="Courier New" w:cs="Courier New"/>
          <w:color w:val="000000" w:themeColor="text1" w:themeTint="FF" w:themeShade="FF"/>
          <w:sz w:val="19"/>
          <w:szCs w:val="19"/>
          <w:lang w:val="pt-BR" w:eastAsia="en-US" w:bidi="ar-SA"/>
        </w:rPr>
        <w:t xml:space="preserve"> ATTENDCONF_W844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13.2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0.742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17.7    </w:t>
      </w:r>
      <w:r>
        <w:tab/>
      </w:r>
      <w:r w:rsidRPr="22EC354F" w:rsidR="5CAF2E13">
        <w:rPr>
          <w:rFonts w:ascii="Courier New" w:hAnsi="Courier New" w:eastAsia="Courier New" w:cs="Courier New"/>
          <w:color w:val="000000" w:themeColor="text1" w:themeTint="FF" w:themeShade="FF"/>
          <w:sz w:val="19"/>
          <w:szCs w:val="19"/>
          <w:lang w:val="pt-BR" w:eastAsia="en-US" w:bidi="ar-SA"/>
        </w:rPr>
        <w:t>1.92</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- 70</w:t>
      </w:r>
      <w:r>
        <w:br/>
      </w:r>
      <w:r w:rsidRPr="22EC354F" w:rsidR="5CAF2E13">
        <w:rPr>
          <w:rFonts w:ascii="Courier New" w:hAnsi="Courier New" w:eastAsia="Courier New" w:cs="Courier New"/>
          <w:color w:val="000000" w:themeColor="text1" w:themeTint="FF" w:themeShade="FF"/>
          <w:sz w:val="19"/>
          <w:szCs w:val="19"/>
          <w:lang w:val="pt-BR" w:eastAsia="en-US" w:bidi="ar-SA"/>
        </w:rPr>
        <w:t>35</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CONGRESTRICT2_total_W841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0.553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0.799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0.693  </w:t>
      </w:r>
      <w:r>
        <w:tab/>
      </w:r>
      <w:r w:rsidRPr="22EC354F" w:rsidR="5CAF2E13">
        <w:rPr>
          <w:rFonts w:ascii="Courier New" w:hAnsi="Courier New" w:eastAsia="Courier New" w:cs="Courier New"/>
          <w:color w:val="000000" w:themeColor="text1" w:themeTint="FF" w:themeShade="FF"/>
          <w:sz w:val="19"/>
          <w:szCs w:val="19"/>
          <w:lang w:val="pt-BR" w:eastAsia="en-US" w:bidi="ar-SA"/>
        </w:rPr>
        <w:t>4.88</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r>
        <w:br/>
      </w:r>
      <w:r w:rsidRPr="22EC354F" w:rsidR="5CAF2E13">
        <w:rPr>
          <w:rFonts w:ascii="Courier New" w:hAnsi="Courier New" w:eastAsia="Courier New" w:cs="Courier New"/>
          <w:color w:val="000000" w:themeColor="text1" w:themeTint="FF" w:themeShade="FF"/>
          <w:sz w:val="19"/>
          <w:szCs w:val="19"/>
          <w:lang w:val="pt-BR" w:eastAsia="en-US" w:bidi="ar-SA"/>
        </w:rPr>
        <w:t>36</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CONGRESTRICT2_total_W842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0.882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0.747 </w:t>
      </w:r>
      <w:r>
        <w:tab/>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1.18   </w:t>
      </w:r>
      <w:r>
        <w:tab/>
      </w:r>
      <w:r w:rsidRPr="22EC354F" w:rsidR="5CAF2E13">
        <w:rPr>
          <w:rFonts w:ascii="Courier New" w:hAnsi="Courier New" w:eastAsia="Courier New" w:cs="Courier New"/>
          <w:color w:val="000000" w:themeColor="text1" w:themeTint="FF" w:themeShade="FF"/>
          <w:sz w:val="19"/>
          <w:szCs w:val="19"/>
          <w:lang w:val="pt-BR" w:eastAsia="en-US" w:bidi="ar-SA"/>
        </w:rPr>
        <w:t>2.38</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r>
        <w:br/>
      </w:r>
      <w:r w:rsidRPr="22EC354F" w:rsidR="5CAF2E13">
        <w:rPr>
          <w:rFonts w:ascii="Courier New" w:hAnsi="Courier New" w:eastAsia="Courier New" w:cs="Courier New"/>
          <w:color w:val="000000" w:themeColor="text1" w:themeTint="FF" w:themeShade="FF"/>
          <w:sz w:val="19"/>
          <w:szCs w:val="19"/>
          <w:lang w:val="pt-BR" w:eastAsia="en-US" w:bidi="ar-SA"/>
        </w:rPr>
        <w:t>37</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CONGRESTRICT2_total_W843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0.619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0.769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0.805  </w:t>
      </w:r>
      <w:r>
        <w:tab/>
      </w:r>
      <w:r w:rsidRPr="22EC354F" w:rsidR="5CAF2E13">
        <w:rPr>
          <w:rFonts w:ascii="Courier New" w:hAnsi="Courier New" w:eastAsia="Courier New" w:cs="Courier New"/>
          <w:color w:val="000000" w:themeColor="text1" w:themeTint="FF" w:themeShade="FF"/>
          <w:sz w:val="19"/>
          <w:szCs w:val="19"/>
          <w:lang w:val="pt-BR" w:eastAsia="en-US" w:bidi="ar-SA"/>
        </w:rPr>
        <w:t>4.21</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r>
        <w:br/>
      </w:r>
      <w:r w:rsidRPr="22EC354F" w:rsidR="5CAF2E13">
        <w:rPr>
          <w:rFonts w:ascii="Courier New" w:hAnsi="Courier New" w:eastAsia="Courier New" w:cs="Courier New"/>
          <w:color w:val="000000" w:themeColor="text1" w:themeTint="FF" w:themeShade="FF"/>
          <w:sz w:val="19"/>
          <w:szCs w:val="19"/>
          <w:lang w:val="pt-BR" w:eastAsia="en-US" w:bidi="ar-SA"/>
        </w:rPr>
        <w:t>38</w:t>
      </w:r>
      <w:r w:rsidRPr="22EC354F" w:rsidR="5CAF2E13">
        <w:rPr>
          <w:rFonts w:ascii="Courier New" w:hAnsi="Courier New" w:eastAsia="Courier New" w:cs="Courier New"/>
          <w:color w:val="000000" w:themeColor="text1" w:themeTint="FF" w:themeShade="FF"/>
          <w:sz w:val="19"/>
          <w:szCs w:val="19"/>
          <w:lang w:val="pt-BR" w:eastAsia="en-US" w:bidi="ar-SA"/>
        </w:rPr>
        <w:t xml:space="preserve"> COVIDCONG2_W842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0.841</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0.424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1.99</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4.70</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2</w:t>
      </w:r>
      <w:r>
        <w:br/>
      </w:r>
      <w:r w:rsidRPr="22EC354F" w:rsidR="5CAF2E13">
        <w:rPr>
          <w:rFonts w:ascii="Courier New" w:hAnsi="Courier New" w:eastAsia="Courier New" w:cs="Courier New"/>
          <w:color w:val="000000" w:themeColor="text1" w:themeTint="FF" w:themeShade="FF"/>
          <w:sz w:val="19"/>
          <w:szCs w:val="19"/>
          <w:lang w:val="pt-BR" w:eastAsia="en-US" w:bidi="ar-SA"/>
        </w:rPr>
        <w:t>39</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CONGRESTRICT1_c_W842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0.269</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0.359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0.749</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4.54</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r>
        <w:br/>
      </w:r>
      <w:r w:rsidRPr="22EC354F" w:rsidR="5CAF2E13">
        <w:rPr>
          <w:rFonts w:ascii="Courier New" w:hAnsi="Courier New" w:eastAsia="Courier New" w:cs="Courier New"/>
          <w:color w:val="000000" w:themeColor="text1" w:themeTint="FF" w:themeShade="FF"/>
          <w:sz w:val="19"/>
          <w:szCs w:val="19"/>
          <w:lang w:val="pt-BR" w:eastAsia="en-US" w:bidi="ar-SA"/>
        </w:rPr>
        <w:t>40</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CONGRESTRICT1_c_W843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0.999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0.587 </w:t>
      </w:r>
      <w:r>
        <w:tab/>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1.70   </w:t>
      </w:r>
      <w:r>
        <w:tab/>
      </w:r>
      <w:r w:rsidRPr="22EC354F" w:rsidR="5CAF2E13">
        <w:rPr>
          <w:rFonts w:ascii="Courier New" w:hAnsi="Courier New" w:eastAsia="Courier New" w:cs="Courier New"/>
          <w:color w:val="000000" w:themeColor="text1" w:themeTint="FF" w:themeShade="FF"/>
          <w:sz w:val="19"/>
          <w:szCs w:val="19"/>
          <w:lang w:val="pt-BR" w:eastAsia="en-US" w:bidi="ar-SA"/>
        </w:rPr>
        <w:t>8.84</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2</w:t>
      </w:r>
      <w:r>
        <w:br/>
      </w:r>
      <w:r w:rsidRPr="22EC354F" w:rsidR="5CAF2E13">
        <w:rPr>
          <w:rFonts w:ascii="Courier New" w:hAnsi="Courier New" w:eastAsia="Courier New" w:cs="Courier New"/>
          <w:color w:val="000000" w:themeColor="text1" w:themeTint="FF" w:themeShade="FF"/>
          <w:sz w:val="19"/>
          <w:szCs w:val="19"/>
          <w:lang w:val="pt-BR" w:eastAsia="en-US" w:bidi="ar-SA"/>
        </w:rPr>
        <w:t>41</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CONGRESTRICT1_a_W842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0.972</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0.447 </w:t>
      </w:r>
      <w:r>
        <w:tab/>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2.17</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2.99</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2</w:t>
      </w:r>
      <w:r>
        <w:br/>
      </w:r>
      <w:r w:rsidRPr="22EC354F" w:rsidR="5CAF2E13">
        <w:rPr>
          <w:rFonts w:ascii="Courier New" w:hAnsi="Courier New" w:eastAsia="Courier New" w:cs="Courier New"/>
          <w:color w:val="000000" w:themeColor="text1" w:themeTint="FF" w:themeShade="FF"/>
          <w:sz w:val="19"/>
          <w:szCs w:val="19"/>
          <w:lang w:val="pt-BR" w:eastAsia="en-US" w:bidi="ar-SA"/>
        </w:rPr>
        <w:t>42</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CONGRESTRICT1_a_W843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0.674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0.816 </w:t>
      </w:r>
      <w:r>
        <w:tab/>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0.826  </w:t>
      </w:r>
      <w:r>
        <w:tab/>
      </w:r>
      <w:r w:rsidRPr="22EC354F" w:rsidR="5CAF2E13">
        <w:rPr>
          <w:rFonts w:ascii="Courier New" w:hAnsi="Courier New" w:eastAsia="Courier New" w:cs="Courier New"/>
          <w:color w:val="000000" w:themeColor="text1" w:themeTint="FF" w:themeShade="FF"/>
          <w:sz w:val="19"/>
          <w:szCs w:val="19"/>
          <w:lang w:val="pt-BR" w:eastAsia="en-US" w:bidi="ar-SA"/>
        </w:rPr>
        <w:t>4.09</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r>
        <w:br/>
      </w:r>
      <w:r w:rsidRPr="22EC354F" w:rsidR="5CAF2E13">
        <w:rPr>
          <w:rFonts w:ascii="Courier New" w:hAnsi="Courier New" w:eastAsia="Courier New" w:cs="Courier New"/>
          <w:color w:val="000000" w:themeColor="text1" w:themeTint="FF" w:themeShade="FF"/>
          <w:sz w:val="19"/>
          <w:szCs w:val="19"/>
          <w:lang w:val="pt-BR" w:eastAsia="en-US" w:bidi="ar-SA"/>
        </w:rPr>
        <w:t>43</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CONGRESTRICT1_b_W842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0.222</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0.418 </w:t>
      </w:r>
      <w:r>
        <w:tab/>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0.531</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5.95</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r>
        <w:br/>
      </w:r>
      <w:r w:rsidRPr="22EC354F" w:rsidR="5CAF2E13">
        <w:rPr>
          <w:rFonts w:ascii="Courier New" w:hAnsi="Courier New" w:eastAsia="Courier New" w:cs="Courier New"/>
          <w:color w:val="000000" w:themeColor="text1" w:themeTint="FF" w:themeShade="FF"/>
          <w:sz w:val="19"/>
          <w:szCs w:val="19"/>
          <w:lang w:val="pt-BR" w:eastAsia="en-US" w:bidi="ar-SA"/>
        </w:rPr>
        <w:t>44</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CONGRESTRICT1_b_W843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1.56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1.17  </w:t>
      </w:r>
      <w:r>
        <w:tab/>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1.34   </w:t>
      </w:r>
      <w:r>
        <w:tab/>
      </w:r>
      <w:r w:rsidRPr="22EC354F" w:rsidR="5CAF2E13">
        <w:rPr>
          <w:rFonts w:ascii="Courier New" w:hAnsi="Courier New" w:eastAsia="Courier New" w:cs="Courier New"/>
          <w:color w:val="000000" w:themeColor="text1" w:themeTint="FF" w:themeShade="FF"/>
          <w:sz w:val="19"/>
          <w:szCs w:val="19"/>
          <w:lang w:val="pt-BR" w:eastAsia="en-US" w:bidi="ar-SA"/>
        </w:rPr>
        <w:t>1.81</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r>
        <w:br/>
      </w:r>
      <w:r w:rsidRPr="22EC354F" w:rsidR="5CAF2E13">
        <w:rPr>
          <w:rFonts w:ascii="Courier New" w:hAnsi="Courier New" w:eastAsia="Courier New" w:cs="Courier New"/>
          <w:color w:val="000000" w:themeColor="text1" w:themeTint="FF" w:themeShade="FF"/>
          <w:sz w:val="19"/>
          <w:szCs w:val="19"/>
          <w:lang w:val="pt-BR" w:eastAsia="en-US" w:bidi="ar-SA"/>
        </w:rPr>
        <w:t>45</w:t>
      </w:r>
      <w:r w:rsidRPr="22EC354F" w:rsidR="5CAF2E13">
        <w:rPr>
          <w:rFonts w:ascii="Courier New" w:hAnsi="Courier New" w:eastAsia="Courier New" w:cs="Courier New"/>
          <w:color w:val="000000" w:themeColor="text1" w:themeTint="FF" w:themeShade="FF"/>
          <w:sz w:val="19"/>
          <w:szCs w:val="19"/>
          <w:lang w:val="pt-BR" w:eastAsia="en-US" w:bidi="ar-SA"/>
        </w:rPr>
        <w:t xml:space="preserve"> CONGRESTRICT2_d_W842      </w:t>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0.378</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 xml:space="preserve">0.297 </w:t>
      </w:r>
      <w:r>
        <w:tab/>
      </w:r>
      <w:r>
        <w:tab/>
      </w:r>
      <w:r w:rsidRPr="22EC354F" w:rsidR="5CAF2E13">
        <w:rPr>
          <w:rFonts w:ascii="Courier New" w:hAnsi="Courier New" w:eastAsia="Courier New" w:cs="Courier New"/>
          <w:color w:val="000000" w:themeColor="text1" w:themeTint="FF" w:themeShade="FF"/>
          <w:sz w:val="19"/>
          <w:szCs w:val="19"/>
          <w:lang w:val="pt-BR" w:eastAsia="en-US" w:bidi="ar-SA"/>
        </w:rPr>
        <w:t>-</w:t>
      </w:r>
      <w:r w:rsidRPr="22EC354F" w:rsidR="5CAF2E13">
        <w:rPr>
          <w:rFonts w:ascii="Courier New" w:hAnsi="Courier New" w:eastAsia="Courier New" w:cs="Courier New"/>
          <w:color w:val="000000" w:themeColor="text1" w:themeTint="FF" w:themeShade="FF"/>
          <w:sz w:val="19"/>
          <w:szCs w:val="19"/>
          <w:lang w:val="pt-BR" w:eastAsia="en-US" w:bidi="ar-SA"/>
        </w:rPr>
        <w:t>1.28</w:t>
      </w:r>
      <w:r w:rsidRPr="22EC354F" w:rsidR="5CAF2E13">
        <w:rPr>
          <w:rFonts w:ascii="Courier New" w:hAnsi="Courier New" w:eastAsia="Courier New" w:cs="Courier New"/>
          <w:color w:val="000000" w:themeColor="text1" w:themeTint="FF" w:themeShade="FF"/>
          <w:sz w:val="19"/>
          <w:szCs w:val="19"/>
          <w:lang w:val="pt-BR" w:eastAsia="en-US" w:bidi="ar-SA"/>
        </w:rPr>
        <w:t xml:space="preserve">   </w:t>
      </w:r>
      <w:r>
        <w:tab/>
      </w:r>
      <w:r w:rsidRPr="22EC354F" w:rsidR="5CAF2E13">
        <w:rPr>
          <w:rFonts w:ascii="Courier New" w:hAnsi="Courier New" w:eastAsia="Courier New" w:cs="Courier New"/>
          <w:color w:val="000000" w:themeColor="text1" w:themeTint="FF" w:themeShade="FF"/>
          <w:sz w:val="19"/>
          <w:szCs w:val="19"/>
          <w:lang w:val="pt-BR" w:eastAsia="en-US" w:bidi="ar-SA"/>
        </w:rPr>
        <w:t>2.02</w:t>
      </w:r>
      <w:r w:rsidRPr="22EC354F" w:rsidR="5CAF2E13">
        <w:rPr>
          <w:rFonts w:ascii="Courier New" w:hAnsi="Courier New" w:eastAsia="Courier New" w:cs="Courier New"/>
          <w:color w:val="000000" w:themeColor="text1" w:themeTint="FF" w:themeShade="FF"/>
          <w:sz w:val="19"/>
          <w:szCs w:val="19"/>
          <w:lang w:val="pt-BR" w:eastAsia="en-US" w:bidi="ar-SA"/>
        </w:rPr>
        <w:t>e</w:t>
      </w:r>
      <w:r w:rsidRPr="22EC354F" w:rsidR="5CAF2E13">
        <w:rPr>
          <w:rFonts w:ascii="Courier New" w:hAnsi="Courier New" w:eastAsia="Courier New" w:cs="Courier New"/>
          <w:color w:val="000000" w:themeColor="text1" w:themeTint="FF" w:themeShade="FF"/>
          <w:sz w:val="19"/>
          <w:szCs w:val="19"/>
          <w:lang w:val="pt-BR" w:eastAsia="en-US" w:bidi="ar-SA"/>
        </w:rPr>
        <w:t>-  1</w:t>
      </w:r>
    </w:p>
    <w:p w:rsidR="44976371" w:rsidP="1F27946A" w:rsidRDefault="44976371" w14:paraId="0B9E9F0F" w14:textId="3DA61DFC">
      <w:pPr>
        <w:pStyle w:val="a1"/>
        <w:spacing w:line="276" w:lineRule="auto"/>
      </w:pPr>
    </w:p>
    <w:sectPr w:rsidR="44976371">
      <w:headerReference w:type="default" r:id="rId25"/>
      <w:footerReference w:type="default" r:id="rId26"/>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YM" w:author="Yajima, Masanao" w:date="2025-12-12T20:36:00Z" w:id="3">
    <w:p w:rsidR="00130DFF" w:rsidRDefault="00130DFF" w14:paraId="5CB1913D" w14:textId="1B0EA086">
      <w:pPr>
        <w:pStyle w:val="CommentText"/>
      </w:pPr>
      <w:r>
        <w:rPr>
          <w:rStyle w:val="CommentReference"/>
        </w:rPr>
        <w:annotationRef/>
      </w:r>
      <w:r w:rsidRPr="55E39DC5">
        <w:t xml:space="preserve">Is this your choice or the client's request?  </w:t>
      </w:r>
    </w:p>
  </w:comment>
  <w:comment w:initials="YM" w:author="Yajima, Masanao" w:date="2025-12-12T20:39:00Z" w:id="6">
    <w:p w:rsidR="00130DFF" w:rsidRDefault="00130DFF" w14:paraId="172748D5" w14:textId="7FD21ADF">
      <w:pPr>
        <w:pStyle w:val="CommentText"/>
      </w:pPr>
      <w:r>
        <w:rPr>
          <w:rStyle w:val="CommentReference"/>
        </w:rPr>
        <w:annotationRef/>
      </w:r>
      <w:r w:rsidRPr="1C23F38E">
        <w:t>which is?</w:t>
      </w:r>
    </w:p>
  </w:comment>
  <w:comment w:initials="YM" w:author="Yajima, Masanao" w:date="2025-12-12T21:17:00Z" w:id="8">
    <w:p w:rsidR="00130DFF" w:rsidRDefault="00130DFF" w14:paraId="495CE662" w14:textId="10760D9D">
      <w:pPr>
        <w:pStyle w:val="CommentText"/>
      </w:pPr>
      <w:r>
        <w:rPr>
          <w:rStyle w:val="CommentReference"/>
        </w:rPr>
        <w:annotationRef/>
      </w:r>
      <w:r w:rsidRPr="0BF86B10">
        <w:t>Can you be more reader-friendly and write this out?  I would imagine your client is not a mathematician.</w:t>
      </w:r>
    </w:p>
  </w:comment>
  <w:comment w:initials="YM" w:author="Yajima, Masanao" w:date="2025-12-12T21:13:00Z" w:id="9">
    <w:p w:rsidR="00130DFF" w:rsidRDefault="00130DFF" w14:paraId="59A982BE" w14:textId="388D393C">
      <w:pPr>
        <w:pStyle w:val="CommentText"/>
      </w:pPr>
      <w:r>
        <w:rPr>
          <w:rStyle w:val="CommentReference"/>
        </w:rPr>
        <w:annotationRef/>
      </w:r>
      <w:r w:rsidRPr="47C6A513">
        <w:t>Multinomial logit are notoriously difficult to interpret.  Please try to visualize the result.</w:t>
      </w:r>
    </w:p>
    <w:p w:rsidR="00130DFF" w:rsidRDefault="00130DFF" w14:paraId="3BBAB111" w14:textId="1052ED3D">
      <w:pPr>
        <w:pStyle w:val="CommentText"/>
      </w:pPr>
      <w:r w:rsidRPr="770F8388">
        <w:t>Here are examples</w:t>
      </w:r>
    </w:p>
    <w:p w:rsidR="00130DFF" w:rsidRDefault="00130DFF" w14:paraId="54032937" w14:textId="1887F2C3">
      <w:pPr>
        <w:pStyle w:val="CommentText"/>
      </w:pPr>
      <w:hyperlink r:id="rId1">
        <w:r w:rsidRPr="1FC02D41">
          <w:rPr>
            <w:rStyle w:val="Hyperlink"/>
          </w:rPr>
          <w:t>https://stats.oarc.ucla.edu/r/dae/multinomial-logistic-regression/</w:t>
        </w:r>
      </w:hyperlink>
    </w:p>
    <w:p w:rsidR="00130DFF" w:rsidRDefault="00130DFF" w14:paraId="255143FE" w14:textId="62D2158B">
      <w:pPr>
        <w:pStyle w:val="CommentText"/>
      </w:pPr>
    </w:p>
    <w:p w:rsidR="00130DFF" w:rsidRDefault="00130DFF" w14:paraId="364BA1B2" w14:textId="2EF2620F">
      <w:pPr>
        <w:pStyle w:val="CommentText"/>
      </w:pPr>
      <w:r w:rsidRPr="7BB37783">
        <w:t>https://bookdown.org/sarahwerth2024/CategoricalBook/multinomial-logit-regression-r.html</w:t>
      </w:r>
    </w:p>
  </w:comment>
  <w:comment w:initials="YM" w:author="Yajima, Masanao" w:date="2025-12-12T21:15:00Z" w:id="10">
    <w:p w:rsidR="00130DFF" w:rsidRDefault="00130DFF" w14:paraId="270AF048" w14:textId="1B062494">
      <w:pPr>
        <w:pStyle w:val="CommentText"/>
      </w:pPr>
      <w:r>
        <w:rPr>
          <w:rStyle w:val="CommentReference"/>
        </w:rPr>
        <w:annotationRef/>
      </w:r>
      <w:r w:rsidRPr="6A27A47E">
        <w:t>Are you sure about this?  It looks wrong.</w:t>
      </w:r>
    </w:p>
  </w:comment>
  <w:comment w:initials="YM" w:author="Yajima, Masanao" w:date="2025-12-12T21:14:00Z" w:id="11">
    <w:p w:rsidR="00130DFF" w:rsidRDefault="00130DFF" w14:paraId="2632C7D3" w14:textId="1F300AEA">
      <w:pPr>
        <w:pStyle w:val="CommentText"/>
      </w:pPr>
      <w:r>
        <w:rPr>
          <w:rStyle w:val="CommentReference"/>
        </w:rPr>
        <w:annotationRef/>
      </w:r>
      <w:r w:rsidRPr="6CF63E00">
        <w:t>Did you do a model check using binned residuals?  You should.  It's in your textbook and also here:</w:t>
      </w:r>
    </w:p>
    <w:p w:rsidR="00130DFF" w:rsidRDefault="00130DFF" w14:paraId="706F3FCB" w14:textId="7D182EE8">
      <w:pPr>
        <w:pStyle w:val="CommentText"/>
      </w:pPr>
      <w:r w:rsidRPr="3F94531E">
        <w:t>https://www2.stat.duke.edu/courses/Fall19/sta210.001/slides/lec-slides/19-multinomial-logistic.html#30</w:t>
      </w:r>
    </w:p>
  </w:comment>
  <w:comment w:initials="YM" w:author="Yajima, Masanao" w:date="2025-12-12T21:19:00Z" w:id="12">
    <w:p w:rsidR="00130DFF" w:rsidRDefault="00130DFF" w14:paraId="39F82D2E" w14:textId="6050E2E1">
      <w:pPr>
        <w:pStyle w:val="CommentText"/>
      </w:pPr>
      <w:r>
        <w:rPr>
          <w:rStyle w:val="CommentReference"/>
        </w:rPr>
        <w:annotationRef/>
      </w:r>
      <w:r w:rsidRPr="61A580FC">
        <w:t>Is this visualized somewhere?</w:t>
      </w:r>
    </w:p>
  </w:comment>
  <w:comment w:initials="YM" w:author="Yajima, Masanao" w:date="2025-12-12T21:21:00Z" w:id="15">
    <w:p w:rsidR="00130DFF" w:rsidRDefault="00130DFF" w14:paraId="1BC1E878" w14:textId="067CCEA8">
      <w:pPr>
        <w:pStyle w:val="CommentText"/>
      </w:pPr>
      <w:r>
        <w:rPr>
          <w:rStyle w:val="CommentReference"/>
        </w:rPr>
        <w:annotationRef/>
      </w:r>
      <w:r w:rsidRPr="3667F290">
        <w:t>Have we slipped into making a casual causal statement?</w:t>
      </w:r>
    </w:p>
  </w:comment>
  <w:comment w:initials="YM" w:author="Yajima, Masanao" w:date="2025-12-12T21:07:00Z" w:id="400">
    <w:p w:rsidR="00130DFF" w:rsidRDefault="00130DFF" w14:paraId="02441291" w14:textId="1C1E5028">
      <w:pPr>
        <w:pStyle w:val="CommentText"/>
      </w:pPr>
      <w:r>
        <w:rPr>
          <w:rStyle w:val="CommentReference"/>
        </w:rPr>
        <w:annotationRef/>
      </w:r>
      <w:r w:rsidRPr="2DA57A26">
        <w:t>Please format it nicely.</w:t>
      </w:r>
    </w:p>
  </w:comment>
  <w:comment xmlns:w="http://schemas.openxmlformats.org/wordprocessingml/2006/main" w:initials="TT" w:author="Tao, Tingji" w:date="2025-12-13T14:34:06" w:id="1047027968">
    <w:p xmlns:w14="http://schemas.microsoft.com/office/word/2010/wordml" xmlns:w="http://schemas.openxmlformats.org/wordprocessingml/2006/main" w:rsidR="31EE0E74" w:rsidRDefault="6ADF1A49" w14:paraId="55F91FAD" w14:textId="449B903F">
      <w:pPr>
        <w:pStyle w:val="CommentText"/>
      </w:pPr>
      <w:r>
        <w:rPr>
          <w:rStyle w:val="CommentReference"/>
        </w:rPr>
        <w:annotationRef/>
      </w:r>
      <w:r w:rsidRPr="2F93CE8F" w:rsidR="61370936">
        <w:t xml:space="preserve">Add standard error </w:t>
      </w:r>
    </w:p>
  </w:comment>
  <w:comment xmlns:w="http://schemas.openxmlformats.org/wordprocessingml/2006/main" w:initials="TT" w:author="Tao, Tingji" w:date="2025-12-13T15:00:13" w:id="787075631">
    <w:p xmlns:w14="http://schemas.microsoft.com/office/word/2010/wordml" xmlns:w="http://schemas.openxmlformats.org/wordprocessingml/2006/main" w:rsidR="2AA60B62" w:rsidRDefault="66EB327C" w14:paraId="7D59CA2B" w14:textId="1E02B7A5">
      <w:pPr>
        <w:pStyle w:val="CommentText"/>
      </w:pPr>
      <w:r>
        <w:rPr>
          <w:rStyle w:val="CommentReference"/>
        </w:rPr>
        <w:annotationRef/>
      </w:r>
      <w:r w:rsidRPr="4D031739" w:rsidR="25E14FB2">
        <w:t>This result comes from a multinomial logistic regression model, where the coefficients are estimated on the log-odds scale. In this case, the estimated coefficient is approximately 15.9, and the reported odds ratio is simply equal to exp(15.9), which is a very large value.</w:t>
      </w:r>
    </w:p>
    <w:p xmlns:w14="http://schemas.microsoft.com/office/word/2010/wordml" xmlns:w="http://schemas.openxmlformats.org/wordprocessingml/2006/main" w:rsidR="7367C27F" w:rsidRDefault="25C18B40" w14:paraId="6978A4BF" w14:textId="037FF2AC">
      <w:pPr>
        <w:pStyle w:val="CommentText"/>
      </w:pPr>
    </w:p>
    <w:p xmlns:w14="http://schemas.microsoft.com/office/word/2010/wordml" xmlns:w="http://schemas.openxmlformats.org/wordprocessingml/2006/main" w:rsidR="53BFCFD2" w:rsidRDefault="12580121" w14:paraId="3034B44E" w14:textId="19BB3AB1">
      <w:pPr>
        <w:pStyle w:val="CommentText"/>
      </w:pPr>
      <w:r w:rsidRPr="2B2E3BB7" w:rsidR="290BF603">
        <w:t>Substantively, this reflects the fact that respondents who felt unsafe attending inperson religious services almost never attended in person, so the direction of the effect is intuitive. However, due to near-complete separation, the magnitude of the odds ratio is inflated and should not be interpreted as a meaningful effect size.</w:t>
      </w:r>
    </w:p>
  </w:comment>
  <w:comment xmlns:w="http://schemas.openxmlformats.org/wordprocessingml/2006/main" w:initials="TT" w:author="Tao, Tingji" w:date="2025-12-13T16:04:53" w:id="1328341217">
    <w:p xmlns:w14="http://schemas.microsoft.com/office/word/2010/wordml" xmlns:w="http://schemas.openxmlformats.org/wordprocessingml/2006/main" w:rsidR="11E4FB38" w:rsidRDefault="52B6F388" w14:paraId="2FCD8552" w14:textId="32AE91E4">
      <w:pPr>
        <w:pStyle w:val="CommentText"/>
      </w:pPr>
      <w:r>
        <w:rPr>
          <w:rStyle w:val="CommentReference"/>
        </w:rPr>
        <w:annotationRef/>
      </w:r>
      <w:r w:rsidRPr="49B9165F" w:rsidR="58F46D7D">
        <w:t>I understand your concern — I’ll revise this sentence to avoid any causal interpretation.</w:t>
      </w:r>
    </w:p>
  </w:comment>
  <w:comment xmlns:w="http://schemas.openxmlformats.org/wordprocessingml/2006/main" w:initials="TT" w:author="Tao, Tingji" w:date="2025-12-13T16:33:35" w:id="575336336">
    <w:p xmlns:w14="http://schemas.microsoft.com/office/word/2010/wordml" xmlns:w="http://schemas.openxmlformats.org/wordprocessingml/2006/main" w:rsidR="2372F81A" w:rsidRDefault="11523563" w14:paraId="3EC00651" w14:textId="1711E44B">
      <w:pPr>
        <w:pStyle w:val="CommentText"/>
      </w:pPr>
      <w:r>
        <w:rPr>
          <w:rStyle w:val="CommentReference"/>
        </w:rPr>
        <w:annotationRef/>
      </w:r>
      <w:r w:rsidRPr="08F3CBBA" w:rsidR="1EB52806">
        <w:t>I added 2 binned residual plots to the appendix.</w:t>
      </w:r>
    </w:p>
    <w:p xmlns:w14="http://schemas.microsoft.com/office/word/2010/wordml" xmlns:w="http://schemas.openxmlformats.org/wordprocessingml/2006/main" w:rsidR="0CA6B291" w:rsidRDefault="1AFD8339" w14:paraId="148770EC" w14:textId="102E910D">
      <w:pPr>
        <w:pStyle w:val="CommentText"/>
      </w:pPr>
      <w:r w:rsidRPr="58EAEFD9" w:rsidR="5E741623">
        <w:t>These plots show some systematic patterns at higher predicted probabilities, but no extreme residual behavior.</w:t>
      </w:r>
    </w:p>
  </w:comment>
  <w:comment xmlns:w="http://schemas.openxmlformats.org/wordprocessingml/2006/main" w:initials="TT" w:author="Tao, Tingji" w:date="2025-12-13T17:10:28" w:id="121931566">
    <w:p xmlns:w14="http://schemas.microsoft.com/office/word/2010/wordml" xmlns:w="http://schemas.openxmlformats.org/wordprocessingml/2006/main" w:rsidR="71EE41C2" w:rsidRDefault="221866D2" w14:paraId="26473EE8" w14:textId="48663A37">
      <w:pPr>
        <w:pStyle w:val="CommentText"/>
      </w:pPr>
      <w:r>
        <w:rPr>
          <w:rStyle w:val="CommentReference"/>
        </w:rPr>
        <w:annotationRef/>
      </w:r>
      <w:r w:rsidRPr="780E8D19" w:rsidR="32A086DA">
        <w:t>Yes, from our client</w:t>
      </w:r>
    </w:p>
  </w:comment>
  <w:comment xmlns:w="http://schemas.openxmlformats.org/wordprocessingml/2006/main" w:initials="HV" w:author="Herath, Vindyani" w:date="2025-12-14T15:16:09" w:id="1888057677">
    <w:p xmlns:w14="http://schemas.microsoft.com/office/word/2010/wordml" xmlns:w="http://schemas.openxmlformats.org/wordprocessingml/2006/main" w:rsidR="2C727751" w:rsidRDefault="07891415" w14:paraId="785B08D3" w14:textId="11D26F3F">
      <w:pPr>
        <w:pStyle w:val="CommentText"/>
      </w:pPr>
      <w:r>
        <w:rPr>
          <w:rStyle w:val="CommentReference"/>
        </w:rPr>
        <w:annotationRef/>
      </w:r>
      <w:r>
        <w:fldChar w:fldCharType="begin"/>
      </w:r>
      <w:r>
        <w:instrText xml:space="preserve"> HYPERLINK "mailto:taotingj@bu.edu"</w:instrText>
      </w:r>
      <w:bookmarkStart w:name="_@_9328BA1B3D87437A965E9C762C8DA9BBZ" w:id="306062708"/>
      <w:r>
        <w:fldChar w:fldCharType="separate"/>
      </w:r>
      <w:bookmarkEnd w:id="306062708"/>
      <w:r w:rsidRPr="76B76A5C" w:rsidR="2A5BBFEA">
        <w:rPr>
          <w:rStyle w:val="Mention"/>
          <w:noProof/>
        </w:rPr>
        <w:t>@Tao, Tingji</w:t>
      </w:r>
      <w:r>
        <w:fldChar w:fldCharType="end"/>
      </w:r>
      <w:r w:rsidRPr="6C819448" w:rsidR="2677F756">
        <w:t xml:space="preserve"> Can you mention this fact just before discussion starts?</w:t>
      </w:r>
    </w:p>
  </w:comment>
  <w:comment xmlns:w="http://schemas.openxmlformats.org/wordprocessingml/2006/main" w:initials="HV" w:author="Herath, Vindyani" w:date="2025-12-14T15:31:05" w:id="1275325515">
    <w:p xmlns:w14="http://schemas.microsoft.com/office/word/2010/wordml" xmlns:w="http://schemas.openxmlformats.org/wordprocessingml/2006/main" w:rsidR="46040A71" w:rsidRDefault="6D450010" w14:paraId="3D3982BF" w14:textId="60D2DDD3">
      <w:pPr>
        <w:pStyle w:val="CommentText"/>
      </w:pPr>
      <w:r>
        <w:rPr>
          <w:rStyle w:val="CommentReference"/>
        </w:rPr>
        <w:annotationRef/>
      </w:r>
      <w:r w:rsidRPr="53E1601F" w:rsidR="6BD394A9">
        <w:t>4 categories since some models have neither category as well</w:t>
      </w:r>
    </w:p>
  </w:comment>
  <w:comment xmlns:w="http://schemas.openxmlformats.org/wordprocessingml/2006/main" w:initials="HV" w:author="Herath, Vindyani" w:date="2025-12-14T15:31:46" w:id="1779618573">
    <w:p xmlns:w14="http://schemas.microsoft.com/office/word/2010/wordml" xmlns:w="http://schemas.openxmlformats.org/wordprocessingml/2006/main" w:rsidR="77C81680" w:rsidRDefault="1EFBF9A3" w14:paraId="71F3996F" w14:textId="29147393">
      <w:pPr>
        <w:pStyle w:val="CommentText"/>
      </w:pPr>
      <w:r>
        <w:rPr>
          <w:rStyle w:val="CommentReference"/>
        </w:rPr>
        <w:annotationRef/>
      </w:r>
      <w:r w:rsidRPr="2816A08D" w:rsidR="6D84056B">
        <w:t>Mention neither category is not represented in the model</w:t>
      </w:r>
    </w:p>
  </w:comment>
  <w:comment xmlns:w="http://schemas.openxmlformats.org/wordprocessingml/2006/main" w:initials="RK" w:author="Ramelmeier, Kamron" w:date="2025-12-14T20:06:49" w:id="1432562407">
    <w:p xmlns:w14="http://schemas.microsoft.com/office/word/2010/wordml" xmlns:w="http://schemas.openxmlformats.org/wordprocessingml/2006/main" w:rsidR="239474B0" w:rsidRDefault="23F8F8BE" w14:paraId="77D5151F" w14:textId="3A862276">
      <w:pPr>
        <w:pStyle w:val="CommentText"/>
      </w:pPr>
      <w:r>
        <w:rPr>
          <w:rStyle w:val="CommentReference"/>
        </w:rPr>
        <w:annotationRef/>
      </w:r>
      <w:r w:rsidRPr="2A9C1BE1" w:rsidR="57A41716">
        <w:t xml:space="preserve">Tingji it's fine this is an edited version I made accounting for Masanoa's comment. </w:t>
      </w:r>
    </w:p>
  </w:comment>
  <w:comment xmlns:w="http://schemas.openxmlformats.org/wordprocessingml/2006/main" w:initials="RK" w:author="Ramelmeier, Kamron" w:date="2025-12-14T20:14:01" w:id="1086633131">
    <w:p xmlns:w14="http://schemas.microsoft.com/office/word/2010/wordml" xmlns:w="http://schemas.openxmlformats.org/wordprocessingml/2006/main" w:rsidR="6E5370A8" w:rsidRDefault="156053A7" w14:paraId="365B533F" w14:textId="5DDAD34E">
      <w:pPr>
        <w:pStyle w:val="CommentText"/>
      </w:pPr>
      <w:r>
        <w:rPr>
          <w:rStyle w:val="CommentReference"/>
        </w:rPr>
        <w:annotationRef/>
      </w:r>
      <w:r w:rsidRPr="696A6E6E" w:rsidR="2F724AE1">
        <w:t xml:space="preserve">Hi Vindy, I added this at the end of the section before discussion. </w:t>
      </w:r>
    </w:p>
  </w:comment>
</w:comments>
</file>

<file path=word/commentsExtended.xml><?xml version="1.0" encoding="utf-8"?>
<w15:commentsEx xmlns:mc="http://schemas.openxmlformats.org/markup-compatibility/2006" xmlns:w15="http://schemas.microsoft.com/office/word/2012/wordml" mc:Ignorable="w15">
  <w15:commentEx w15:done="0" w15:paraId="5CB1913D"/>
  <w15:commentEx w15:done="1" w15:paraId="172748D5"/>
  <w15:commentEx w15:done="1" w15:paraId="495CE662"/>
  <w15:commentEx w15:done="0" w15:paraId="364BA1B2"/>
  <w15:commentEx w15:done="0" w15:paraId="270AF048"/>
  <w15:commentEx w15:done="1" w15:paraId="706F3FCB"/>
  <w15:commentEx w15:done="1" w15:paraId="39F82D2E"/>
  <w15:commentEx w15:done="1" w15:paraId="1BC1E878"/>
  <w15:commentEx w15:done="0" w15:paraId="02441291"/>
  <w15:commentEx w15:done="1" w15:paraId="55F91FAD"/>
  <w15:commentEx w15:done="0" w15:paraId="3034B44E" w15:paraIdParent="270AF048"/>
  <w15:commentEx w15:done="1" w15:paraId="2FCD8552" w15:paraIdParent="1BC1E878"/>
  <w15:commentEx w15:done="1" w15:paraId="148770EC" w15:paraIdParent="706F3FCB"/>
  <w15:commentEx w15:done="0" w15:paraId="26473EE8" w15:paraIdParent="5CB1913D"/>
  <w15:commentEx w15:done="0" w15:paraId="785B08D3" w15:paraIdParent="270AF048"/>
  <w15:commentEx w15:done="1" w15:paraId="3D3982BF"/>
  <w15:commentEx w15:done="0" w15:paraId="71F3996F"/>
  <w15:commentEx w15:done="1" w15:paraId="77D5151F" w15:paraIdParent="1BC1E878"/>
  <w15:commentEx w15:done="0" w15:paraId="365B533F" w15:paraIdParent="270AF04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9CDE459" w16cex:dateUtc="2025-12-13T21:04:53.752Z"/>
  <w16cex:commentExtensible w16cex:durableId="6BCC225E" w16cex:dateUtc="2025-12-13T01:36:00Z">
    <w16cex:extLst>
      <w16:ext w16:uri="{CE6994B0-6A32-4C9F-8C6B-6E91EDA988CE}">
        <cr:reactions xmlns:cr="http://schemas.microsoft.com/office/comments/2020/reactions">
          <cr:reaction reactionType="1">
            <cr:reactionInfo dateUtc="2025-12-13T22:10:12.893Z">
              <cr:user userId="S::taotingj@bu.edu::de85ac09-e1a5-4ec8-9f69-7314f9a25167" userProvider="AD" userName="Tao, Tingji"/>
            </cr:reactionInfo>
          </cr:reaction>
        </cr:reactions>
      </w16:ext>
    </w16cex:extLst>
  </w16cex:commentExtensible>
  <w16cex:commentExtensible w16cex:durableId="619B4AE1" w16cex:dateUtc="2025-12-13T20:00:13.179Z"/>
  <w16cex:commentExtensible w16cex:durableId="4C1EC1C6" w16cex:dateUtc="2025-12-13T01:39:00Z">
    <w16cex:extLst>
      <w16:ext w16:uri="{CE6994B0-6A32-4C9F-8C6B-6E91EDA988CE}">
        <cr:reactions xmlns:cr="http://schemas.microsoft.com/office/comments/2020/reactions">
          <cr:reaction reactionType="1">
            <cr:reactionInfo dateUtc="2025-12-13T19:39:58.227Z">
              <cr:user userId="S::taotingj@bu.edu::de85ac09-e1a5-4ec8-9f69-7314f9a25167" userProvider="AD" userName="Tao, Tingji"/>
            </cr:reactionInfo>
          </cr:reaction>
        </cr:reactions>
      </w16:ext>
    </w16cex:extLst>
  </w16cex:commentExtensible>
  <w16cex:commentExtensible w16cex:durableId="3D5A2769" w16cex:dateUtc="2025-12-13T19:34:06.191Z"/>
  <w16cex:commentExtensible w16cex:durableId="456164D7" w16cex:dateUtc="2025-12-13T02:17:00Z">
    <w16cex:extLst>
      <w16:ext w16:uri="{CE6994B0-6A32-4C9F-8C6B-6E91EDA988CE}">
        <cr:reactions xmlns:cr="http://schemas.microsoft.com/office/comments/2020/reactions">
          <cr:reaction reactionType="1">
            <cr:reactionInfo dateUtc="2025-12-13T19:46:40.759Z">
              <cr:user userId="S::taotingj@bu.edu::de85ac09-e1a5-4ec8-9f69-7314f9a25167" userProvider="AD" userName="Tao, Tingji"/>
            </cr:reactionInfo>
          </cr:reaction>
        </cr:reactions>
      </w16:ext>
    </w16cex:extLst>
  </w16cex:commentExtensible>
  <w16cex:commentExtensible w16cex:durableId="7829BD04" w16cex:dateUtc="2025-12-13T02:13:00Z">
    <w16cex:extLst>
      <w16:ext w16:uri="{CE6994B0-6A32-4C9F-8C6B-6E91EDA988CE}">
        <cr:reactions xmlns:cr="http://schemas.microsoft.com/office/comments/2020/reactions">
          <cr:reaction reactionType="1">
            <cr:reactionInfo dateUtc="2025-12-13T20:31:15.33Z">
              <cr:user userId="S::taotingj@bu.edu::de85ac09-e1a5-4ec8-9f69-7314f9a25167" userProvider="AD" userName="Tao, Tingji"/>
            </cr:reactionInfo>
          </cr:reaction>
        </cr:reactions>
      </w16:ext>
    </w16cex:extLst>
  </w16cex:commentExtensible>
  <w16cex:commentExtensible w16cex:durableId="722DA407" w16cex:dateUtc="2025-12-13T02:15:00Z">
    <w16cex:extLst>
      <w16:ext w16:uri="{CE6994B0-6A32-4C9F-8C6B-6E91EDA988CE}">
        <cr:reactions xmlns:cr="http://schemas.microsoft.com/office/comments/2020/reactions">
          <cr:reaction reactionType="1">
            <cr:reactionInfo dateUtc="2025-12-13T22:09:54.924Z">
              <cr:user userId="S::taotingj@bu.edu::de85ac09-e1a5-4ec8-9f69-7314f9a25167" userProvider="AD" userName="Tao, Tingji"/>
            </cr:reactionInfo>
          </cr:reaction>
        </cr:reactions>
      </w16:ext>
    </w16cex:extLst>
  </w16cex:commentExtensible>
  <w16cex:commentExtensible w16cex:durableId="1C8962EB" w16cex:dateUtc="2025-12-13T02:14:00Z"/>
  <w16cex:commentExtensible w16cex:durableId="25B1AAAF" w16cex:dateUtc="2025-12-13T02:19:00Z">
    <w16cex:extLst>
      <w16:ext w16:uri="{CE6994B0-6A32-4C9F-8C6B-6E91EDA988CE}">
        <cr:reactions xmlns:cr="http://schemas.microsoft.com/office/comments/2020/reactions">
          <cr:reaction reactionType="1">
            <cr:reactionInfo dateUtc="2025-12-13T21:36:38.249Z">
              <cr:user userId="S::taotingj@bu.edu::de85ac09-e1a5-4ec8-9f69-7314f9a25167" userProvider="AD" userName="Tao, Tingji"/>
            </cr:reactionInfo>
          </cr:reaction>
        </cr:reactions>
      </w16:ext>
    </w16cex:extLst>
  </w16cex:commentExtensible>
  <w16cex:commentExtensible w16cex:durableId="6A52F015" w16cex:dateUtc="2025-12-13T02:21:00Z">
    <w16cex:extLst>
      <w16:ext w16:uri="{CE6994B0-6A32-4C9F-8C6B-6E91EDA988CE}">
        <cr:reactions xmlns:cr="http://schemas.microsoft.com/office/comments/2020/reactions">
          <cr:reaction reactionType="1">
            <cr:reactionInfo dateUtc="2025-12-13T21:08:47.845Z">
              <cr:user userId="S::taotingj@bu.edu::de85ac09-e1a5-4ec8-9f69-7314f9a25167" userProvider="AD" userName="Tao, Tingji"/>
            </cr:reactionInfo>
          </cr:reaction>
        </cr:reactions>
      </w16:ext>
    </w16cex:extLst>
  </w16cex:commentExtensible>
  <w16cex:commentExtensible w16cex:durableId="3D07BD55" w16cex:dateUtc="2025-12-13T02:07:00Z">
    <w16cex:extLst>
      <w16:ext w16:uri="{CE6994B0-6A32-4C9F-8C6B-6E91EDA988CE}">
        <cr:reactions xmlns:cr="http://schemas.microsoft.com/office/comments/2020/reactions">
          <cr:reaction reactionType="1">
            <cr:reactionInfo dateUtc="2025-12-13T21:12:23.101Z">
              <cr:user userId="S::taotingj@bu.edu::de85ac09-e1a5-4ec8-9f69-7314f9a25167" userProvider="AD" userName="Tao, Tingji"/>
            </cr:reactionInfo>
          </cr:reaction>
        </cr:reactions>
      </w16:ext>
    </w16cex:extLst>
  </w16cex:commentExtensible>
  <w16cex:commentExtensible w16cex:durableId="40C901DE" w16cex:dateUtc="2025-12-13T21:33:35.406Z"/>
  <w16cex:commentExtensible w16cex:durableId="52F8CDE7" w16cex:dateUtc="2025-12-13T22:10:28.403Z"/>
  <w16cex:commentExtensible w16cex:durableId="42089362" w16cex:dateUtc="2025-12-14T20:16:09.042Z"/>
  <w16cex:commentExtensible w16cex:durableId="2B8A31C0" w16cex:dateUtc="2025-12-14T20:31:05.723Z">
    <w16cex:extLst>
      <w16:ext w16:uri="{CE6994B0-6A32-4C9F-8C6B-6E91EDA988CE}">
        <cr:reactions xmlns:cr="http://schemas.microsoft.com/office/comments/2020/reactions">
          <cr:reaction reactionType="1">
            <cr:reactionInfo dateUtc="2025-12-15T00:49:09.691Z">
              <cr:user userId="S::jizhouzh@bu.edu::2a651b80-c862-4c2b-bfb4-6f5e3f42c08f" userProvider="AD" userName="Zhang, Jizhou"/>
            </cr:reactionInfo>
          </cr:reaction>
        </cr:reactions>
      </w16:ext>
    </w16cex:extLst>
  </w16cex:commentExtensible>
  <w16cex:commentExtensible w16cex:durableId="52C514D7" w16cex:dateUtc="2025-12-14T20:31:46.197Z"/>
  <w16cex:commentExtensible w16cex:durableId="2D0223C1" w16cex:dateUtc="2025-12-15T01:06:49.582Z"/>
  <w16cex:commentExtensible w16cex:durableId="69DCB57C" w16cex:dateUtc="2025-12-15T01:14:01.762Z">
    <w16cex:extLst>
      <w16:ext w16:uri="{CE6994B0-6A32-4C9F-8C6B-6E91EDA988CE}">
        <cr:reactions xmlns:cr="http://schemas.microsoft.com/office/comments/2020/reactions">
          <cr:reaction reactionType="1">
            <cr:reactionInfo dateUtc="2025-12-15T22:13:19.933Z">
              <cr:user userId="S::vindyani@bu.edu::7dc07201-f9d6-4bbb-81b5-2277175ab73c" userProvider="AD" userName="Herath, Vindyani"/>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CB1913D" w16cid:durableId="6BCC225E"/>
  <w16cid:commentId w16cid:paraId="172748D5" w16cid:durableId="4C1EC1C6"/>
  <w16cid:commentId w16cid:paraId="495CE662" w16cid:durableId="456164D7"/>
  <w16cid:commentId w16cid:paraId="364BA1B2" w16cid:durableId="7829BD04"/>
  <w16cid:commentId w16cid:paraId="270AF048" w16cid:durableId="722DA407"/>
  <w16cid:commentId w16cid:paraId="706F3FCB" w16cid:durableId="1C8962EB"/>
  <w16cid:commentId w16cid:paraId="39F82D2E" w16cid:durableId="25B1AAAF"/>
  <w16cid:commentId w16cid:paraId="1BC1E878" w16cid:durableId="6A52F015"/>
  <w16cid:commentId w16cid:paraId="02441291" w16cid:durableId="3D07BD55"/>
  <w16cid:commentId w16cid:paraId="55F91FAD" w16cid:durableId="3D5A2769"/>
  <w16cid:commentId w16cid:paraId="3034B44E" w16cid:durableId="619B4AE1"/>
  <w16cid:commentId w16cid:paraId="2FCD8552" w16cid:durableId="49CDE459"/>
  <w16cid:commentId w16cid:paraId="148770EC" w16cid:durableId="40C901DE"/>
  <w16cid:commentId w16cid:paraId="26473EE8" w16cid:durableId="52F8CDE7"/>
  <w16cid:commentId w16cid:paraId="785B08D3" w16cid:durableId="42089362"/>
  <w16cid:commentId w16cid:paraId="3D3982BF" w16cid:durableId="2B8A31C0"/>
  <w16cid:commentId w16cid:paraId="71F3996F" w16cid:durableId="52C514D7"/>
  <w16cid:commentId w16cid:paraId="77D5151F" w16cid:durableId="2D0223C1"/>
  <w16cid:commentId w16cid:paraId="365B533F" w16cid:durableId="69DCB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0DFF" w:rsidRDefault="00130DFF" w14:paraId="3A444E44" w14:textId="77777777">
      <w:r>
        <w:separator/>
      </w:r>
    </w:p>
  </w:endnote>
  <w:endnote w:type="continuationSeparator" w:id="0">
    <w:p w:rsidR="00130DFF" w:rsidRDefault="00130DFF" w14:paraId="39FD6B2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ingFang SC Regular">
    <w:altName w:val="Cambria"/>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PingFang SC Semi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F27946A" w:rsidP="1F27946A" w:rsidRDefault="1F27946A" w14:paraId="6E10D5F3" w14:textId="75905846">
    <w:pPr>
      <w:pStyle w:val="Footer"/>
      <w:jc w:val="right"/>
    </w:pPr>
    <w:r>
      <w:fldChar w:fldCharType="begin"/>
    </w:r>
    <w:r>
      <w:instrText>PAGE</w:instrText>
    </w:r>
    <w:r>
      <w:fldChar w:fldCharType="separate"/>
    </w:r>
    <w:r w:rsidR="00BB34CA">
      <w:rPr>
        <w:noProof/>
      </w:rPr>
      <w:t>1</w:t>
    </w:r>
    <w:r>
      <w:fldChar w:fldCharType="end"/>
    </w:r>
  </w:p>
  <w:p w:rsidR="007F565A" w:rsidRDefault="007F565A" w14:paraId="27A76422" w14:textId="77777777">
    <w:pPr>
      <w:pStyle w:val="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0DFF" w:rsidRDefault="00130DFF" w14:paraId="27CCA43D" w14:textId="77777777">
      <w:r>
        <w:separator/>
      </w:r>
    </w:p>
  </w:footnote>
  <w:footnote w:type="continuationSeparator" w:id="0">
    <w:p w:rsidR="00130DFF" w:rsidRDefault="00130DFF" w14:paraId="645134C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565A" w:rsidRDefault="007F565A" w14:paraId="49206A88" w14:textId="77777777">
    <w:pPr>
      <w:pStyle w:val="a"/>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ajijjwPk/1g5uk" int2:id="ieG90KhX">
      <int2:state int2:value="Rejected" int2:type="spell"/>
    </int2:textHash>
    <int2:textHash int2:hashCode="JqynlBqZ2Q4/v2" int2:id="hI1ozpkd">
      <int2:state int2:value="Rejected" int2:type="spell"/>
    </int2:textHash>
    <int2:textHash int2:hashCode="A9ahlPSwKr8H8/" int2:id="fmiMpozu">
      <int2:state int2:value="Rejected" int2:type="spell"/>
    </int2:textHash>
    <int2:textHash int2:hashCode="sPo4k3aZlVJ91k" int2:id="xL1aUlYW">
      <int2:state int2:value="Rejected" int2:type="spell"/>
    </int2:textHash>
    <int2:textHash int2:hashCode="EEkg3fie2+R9VL" int2:id="rwM37wYj">
      <int2:state int2:value="Rejected" int2:type="spell"/>
    </int2:textHash>
    <int2:textHash int2:hashCode="5QgKF+SJJID4qO" int2:id="U9P6WVN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0EB8"/>
    <w:multiLevelType w:val="hybridMultilevel"/>
    <w:tmpl w:val="8B7458CE"/>
    <w:numStyleLink w:val="6"/>
  </w:abstractNum>
  <w:abstractNum w:abstractNumId="1" w15:restartNumberingAfterBreak="0">
    <w:nsid w:val="071330D5"/>
    <w:multiLevelType w:val="hybridMultilevel"/>
    <w:tmpl w:val="D818895E"/>
    <w:numStyleLink w:val="5"/>
  </w:abstractNum>
  <w:abstractNum w:abstractNumId="2" w15:restartNumberingAfterBreak="0">
    <w:nsid w:val="0DE26EA9"/>
    <w:multiLevelType w:val="hybridMultilevel"/>
    <w:tmpl w:val="72B85F40"/>
    <w:styleLink w:val="4"/>
    <w:lvl w:ilvl="0" w:tplc="7DD26B6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B8CFCF2">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0CCF998">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9345B20">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CB8F804">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EF20626">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8487852">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F20A1D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77EC31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E3391C9"/>
    <w:multiLevelType w:val="hybridMultilevel"/>
    <w:tmpl w:val="074E9E9A"/>
    <w:lvl w:ilvl="0" w:tplc="FB2EA562">
      <w:start w:val="1"/>
      <w:numFmt w:val="lowerLetter"/>
      <w:lvlText w:val="%1."/>
      <w:lvlJc w:val="left"/>
      <w:pPr>
        <w:ind w:left="1152" w:hanging="360"/>
      </w:pPr>
    </w:lvl>
    <w:lvl w:ilvl="1" w:tplc="4C26B066">
      <w:start w:val="1"/>
      <w:numFmt w:val="lowerLetter"/>
      <w:lvlText w:val="%2."/>
      <w:lvlJc w:val="left"/>
      <w:pPr>
        <w:ind w:left="1872" w:hanging="360"/>
      </w:pPr>
    </w:lvl>
    <w:lvl w:ilvl="2" w:tplc="CD14015A">
      <w:start w:val="1"/>
      <w:numFmt w:val="lowerRoman"/>
      <w:lvlText w:val="%3."/>
      <w:lvlJc w:val="right"/>
      <w:pPr>
        <w:ind w:left="2592" w:hanging="180"/>
      </w:pPr>
    </w:lvl>
    <w:lvl w:ilvl="3" w:tplc="15F6F3E6">
      <w:start w:val="1"/>
      <w:numFmt w:val="decimal"/>
      <w:lvlText w:val="%4."/>
      <w:lvlJc w:val="left"/>
      <w:pPr>
        <w:ind w:left="3312" w:hanging="360"/>
      </w:pPr>
    </w:lvl>
    <w:lvl w:ilvl="4" w:tplc="5E30B7F2">
      <w:start w:val="1"/>
      <w:numFmt w:val="lowerLetter"/>
      <w:lvlText w:val="%5."/>
      <w:lvlJc w:val="left"/>
      <w:pPr>
        <w:ind w:left="4032" w:hanging="360"/>
      </w:pPr>
    </w:lvl>
    <w:lvl w:ilvl="5" w:tplc="3FECD4D2">
      <w:start w:val="1"/>
      <w:numFmt w:val="lowerRoman"/>
      <w:lvlText w:val="%6."/>
      <w:lvlJc w:val="right"/>
      <w:pPr>
        <w:ind w:left="4752" w:hanging="180"/>
      </w:pPr>
    </w:lvl>
    <w:lvl w:ilvl="6" w:tplc="14A09528">
      <w:start w:val="1"/>
      <w:numFmt w:val="decimal"/>
      <w:lvlText w:val="%7."/>
      <w:lvlJc w:val="left"/>
      <w:pPr>
        <w:ind w:left="5472" w:hanging="360"/>
      </w:pPr>
    </w:lvl>
    <w:lvl w:ilvl="7" w:tplc="CEFC345A">
      <w:start w:val="1"/>
      <w:numFmt w:val="lowerLetter"/>
      <w:lvlText w:val="%8."/>
      <w:lvlJc w:val="left"/>
      <w:pPr>
        <w:ind w:left="6192" w:hanging="360"/>
      </w:pPr>
    </w:lvl>
    <w:lvl w:ilvl="8" w:tplc="C3D8A6A0">
      <w:start w:val="1"/>
      <w:numFmt w:val="lowerRoman"/>
      <w:lvlText w:val="%9."/>
      <w:lvlJc w:val="right"/>
      <w:pPr>
        <w:ind w:left="6912" w:hanging="180"/>
      </w:pPr>
    </w:lvl>
  </w:abstractNum>
  <w:abstractNum w:abstractNumId="4" w15:restartNumberingAfterBreak="0">
    <w:nsid w:val="10BA1945"/>
    <w:multiLevelType w:val="hybridMultilevel"/>
    <w:tmpl w:val="B600C56A"/>
    <w:lvl w:ilvl="0" w:tplc="19CE5A1A">
      <w:start w:val="1"/>
      <w:numFmt w:val="bullet"/>
      <w:lvlText w:val=""/>
      <w:lvlJc w:val="left"/>
      <w:pPr>
        <w:ind w:left="1080" w:hanging="360"/>
      </w:pPr>
      <w:rPr>
        <w:rFonts w:hint="default" w:ascii="Symbol" w:hAnsi="Symbol"/>
      </w:rPr>
    </w:lvl>
    <w:lvl w:ilvl="1" w:tplc="1B141636">
      <w:start w:val="1"/>
      <w:numFmt w:val="lowerLetter"/>
      <w:lvlText w:val="%2."/>
      <w:lvlJc w:val="left"/>
      <w:pPr>
        <w:ind w:left="1800" w:hanging="360"/>
      </w:pPr>
    </w:lvl>
    <w:lvl w:ilvl="2" w:tplc="802EF1D4">
      <w:start w:val="1"/>
      <w:numFmt w:val="lowerRoman"/>
      <w:lvlText w:val="%3."/>
      <w:lvlJc w:val="right"/>
      <w:pPr>
        <w:ind w:left="2520" w:hanging="180"/>
      </w:pPr>
    </w:lvl>
    <w:lvl w:ilvl="3" w:tplc="029EB810">
      <w:start w:val="1"/>
      <w:numFmt w:val="decimal"/>
      <w:lvlText w:val="%4."/>
      <w:lvlJc w:val="left"/>
      <w:pPr>
        <w:ind w:left="3240" w:hanging="360"/>
      </w:pPr>
    </w:lvl>
    <w:lvl w:ilvl="4" w:tplc="CCD23BD4">
      <w:start w:val="1"/>
      <w:numFmt w:val="lowerLetter"/>
      <w:lvlText w:val="%5."/>
      <w:lvlJc w:val="left"/>
      <w:pPr>
        <w:ind w:left="3960" w:hanging="360"/>
      </w:pPr>
    </w:lvl>
    <w:lvl w:ilvl="5" w:tplc="C2A6E082">
      <w:start w:val="1"/>
      <w:numFmt w:val="lowerRoman"/>
      <w:lvlText w:val="%6."/>
      <w:lvlJc w:val="right"/>
      <w:pPr>
        <w:ind w:left="4680" w:hanging="180"/>
      </w:pPr>
    </w:lvl>
    <w:lvl w:ilvl="6" w:tplc="9DDCA5FE">
      <w:start w:val="1"/>
      <w:numFmt w:val="decimal"/>
      <w:lvlText w:val="%7."/>
      <w:lvlJc w:val="left"/>
      <w:pPr>
        <w:ind w:left="5400" w:hanging="360"/>
      </w:pPr>
    </w:lvl>
    <w:lvl w:ilvl="7" w:tplc="6A3E36E0">
      <w:start w:val="1"/>
      <w:numFmt w:val="lowerLetter"/>
      <w:lvlText w:val="%8."/>
      <w:lvlJc w:val="left"/>
      <w:pPr>
        <w:ind w:left="6120" w:hanging="360"/>
      </w:pPr>
    </w:lvl>
    <w:lvl w:ilvl="8" w:tplc="80DCD774">
      <w:start w:val="1"/>
      <w:numFmt w:val="lowerRoman"/>
      <w:lvlText w:val="%9."/>
      <w:lvlJc w:val="right"/>
      <w:pPr>
        <w:ind w:left="6840" w:hanging="180"/>
      </w:pPr>
    </w:lvl>
  </w:abstractNum>
  <w:abstractNum w:abstractNumId="5" w15:restartNumberingAfterBreak="0">
    <w:nsid w:val="1101FA0C"/>
    <w:multiLevelType w:val="hybridMultilevel"/>
    <w:tmpl w:val="CECAC798"/>
    <w:styleLink w:val="3"/>
    <w:lvl w:ilvl="0" w:tplc="9D1A6FFC">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92A3006">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68CA442">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5B4D0D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81EF232">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61CD0AC">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27AEE02">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A228726">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E0E12BC">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1B5D680D"/>
    <w:multiLevelType w:val="hybridMultilevel"/>
    <w:tmpl w:val="D34A7BB0"/>
    <w:lvl w:ilvl="0" w:tplc="7FBA7C1A">
      <w:start w:val="1"/>
      <w:numFmt w:val="lowerLetter"/>
      <w:lvlText w:val="%1."/>
      <w:lvlJc w:val="left"/>
      <w:pPr>
        <w:ind w:left="1152" w:hanging="360"/>
      </w:pPr>
    </w:lvl>
    <w:lvl w:ilvl="1" w:tplc="5AE0DAB6">
      <w:start w:val="1"/>
      <w:numFmt w:val="lowerLetter"/>
      <w:lvlText w:val="%2."/>
      <w:lvlJc w:val="left"/>
      <w:pPr>
        <w:ind w:left="1872" w:hanging="360"/>
      </w:pPr>
    </w:lvl>
    <w:lvl w:ilvl="2" w:tplc="2BBE8204">
      <w:start w:val="1"/>
      <w:numFmt w:val="lowerRoman"/>
      <w:lvlText w:val="%3."/>
      <w:lvlJc w:val="right"/>
      <w:pPr>
        <w:ind w:left="2592" w:hanging="180"/>
      </w:pPr>
    </w:lvl>
    <w:lvl w:ilvl="3" w:tplc="39D04D9E">
      <w:start w:val="1"/>
      <w:numFmt w:val="decimal"/>
      <w:lvlText w:val="%4."/>
      <w:lvlJc w:val="left"/>
      <w:pPr>
        <w:ind w:left="3312" w:hanging="360"/>
      </w:pPr>
    </w:lvl>
    <w:lvl w:ilvl="4" w:tplc="183ACE98">
      <w:start w:val="1"/>
      <w:numFmt w:val="lowerLetter"/>
      <w:lvlText w:val="%5."/>
      <w:lvlJc w:val="left"/>
      <w:pPr>
        <w:ind w:left="4032" w:hanging="360"/>
      </w:pPr>
    </w:lvl>
    <w:lvl w:ilvl="5" w:tplc="1B307FC4">
      <w:start w:val="1"/>
      <w:numFmt w:val="lowerRoman"/>
      <w:lvlText w:val="%6."/>
      <w:lvlJc w:val="right"/>
      <w:pPr>
        <w:ind w:left="4752" w:hanging="180"/>
      </w:pPr>
    </w:lvl>
    <w:lvl w:ilvl="6" w:tplc="FE14049E">
      <w:start w:val="1"/>
      <w:numFmt w:val="decimal"/>
      <w:lvlText w:val="%7."/>
      <w:lvlJc w:val="left"/>
      <w:pPr>
        <w:ind w:left="5472" w:hanging="360"/>
      </w:pPr>
    </w:lvl>
    <w:lvl w:ilvl="7" w:tplc="93CED996">
      <w:start w:val="1"/>
      <w:numFmt w:val="lowerLetter"/>
      <w:lvlText w:val="%8."/>
      <w:lvlJc w:val="left"/>
      <w:pPr>
        <w:ind w:left="6192" w:hanging="360"/>
      </w:pPr>
    </w:lvl>
    <w:lvl w:ilvl="8" w:tplc="E93072AE">
      <w:start w:val="1"/>
      <w:numFmt w:val="lowerRoman"/>
      <w:lvlText w:val="%9."/>
      <w:lvlJc w:val="right"/>
      <w:pPr>
        <w:ind w:left="6912" w:hanging="180"/>
      </w:pPr>
    </w:lvl>
  </w:abstractNum>
  <w:abstractNum w:abstractNumId="7" w15:restartNumberingAfterBreak="0">
    <w:nsid w:val="1B72DB4E"/>
    <w:multiLevelType w:val="hybridMultilevel"/>
    <w:tmpl w:val="1836160C"/>
    <w:lvl w:ilvl="0" w:tplc="2D1A89E6">
      <w:start w:val="1"/>
      <w:numFmt w:val="lowerLetter"/>
      <w:lvlText w:val="%1."/>
      <w:lvlJc w:val="left"/>
      <w:pPr>
        <w:ind w:left="1800" w:hanging="360"/>
      </w:pPr>
    </w:lvl>
    <w:lvl w:ilvl="1" w:tplc="DF9AD496">
      <w:start w:val="1"/>
      <w:numFmt w:val="lowerLetter"/>
      <w:lvlText w:val="%2."/>
      <w:lvlJc w:val="left"/>
      <w:pPr>
        <w:ind w:left="2520" w:hanging="360"/>
      </w:pPr>
    </w:lvl>
    <w:lvl w:ilvl="2" w:tplc="FC40B60C">
      <w:start w:val="1"/>
      <w:numFmt w:val="lowerRoman"/>
      <w:lvlText w:val="%3."/>
      <w:lvlJc w:val="right"/>
      <w:pPr>
        <w:ind w:left="3240" w:hanging="180"/>
      </w:pPr>
    </w:lvl>
    <w:lvl w:ilvl="3" w:tplc="A2C28BDA">
      <w:start w:val="1"/>
      <w:numFmt w:val="decimal"/>
      <w:lvlText w:val="%4."/>
      <w:lvlJc w:val="left"/>
      <w:pPr>
        <w:ind w:left="3960" w:hanging="360"/>
      </w:pPr>
    </w:lvl>
    <w:lvl w:ilvl="4" w:tplc="A11AD18C">
      <w:start w:val="1"/>
      <w:numFmt w:val="lowerLetter"/>
      <w:lvlText w:val="%5."/>
      <w:lvlJc w:val="left"/>
      <w:pPr>
        <w:ind w:left="4680" w:hanging="360"/>
      </w:pPr>
    </w:lvl>
    <w:lvl w:ilvl="5" w:tplc="A05434FC">
      <w:start w:val="1"/>
      <w:numFmt w:val="lowerRoman"/>
      <w:lvlText w:val="%6."/>
      <w:lvlJc w:val="right"/>
      <w:pPr>
        <w:ind w:left="5400" w:hanging="180"/>
      </w:pPr>
    </w:lvl>
    <w:lvl w:ilvl="6" w:tplc="07EC501A">
      <w:start w:val="1"/>
      <w:numFmt w:val="decimal"/>
      <w:lvlText w:val="%7."/>
      <w:lvlJc w:val="left"/>
      <w:pPr>
        <w:ind w:left="6120" w:hanging="360"/>
      </w:pPr>
    </w:lvl>
    <w:lvl w:ilvl="7" w:tplc="834C87F6">
      <w:start w:val="1"/>
      <w:numFmt w:val="lowerLetter"/>
      <w:lvlText w:val="%8."/>
      <w:lvlJc w:val="left"/>
      <w:pPr>
        <w:ind w:left="6840" w:hanging="360"/>
      </w:pPr>
    </w:lvl>
    <w:lvl w:ilvl="8" w:tplc="6CC435DC">
      <w:start w:val="1"/>
      <w:numFmt w:val="lowerRoman"/>
      <w:lvlText w:val="%9."/>
      <w:lvlJc w:val="right"/>
      <w:pPr>
        <w:ind w:left="7560" w:hanging="180"/>
      </w:pPr>
    </w:lvl>
  </w:abstractNum>
  <w:abstractNum w:abstractNumId="8" w15:restartNumberingAfterBreak="0">
    <w:nsid w:val="27E09B54"/>
    <w:multiLevelType w:val="hybridMultilevel"/>
    <w:tmpl w:val="7744E83E"/>
    <w:lvl w:ilvl="0" w:tplc="298641C0">
      <w:start w:val="1"/>
      <w:numFmt w:val="bullet"/>
      <w:lvlText w:val=""/>
      <w:lvlJc w:val="left"/>
      <w:pPr>
        <w:ind w:left="1080" w:hanging="360"/>
      </w:pPr>
      <w:rPr>
        <w:rFonts w:hint="default" w:ascii="Symbol" w:hAnsi="Symbol"/>
      </w:rPr>
    </w:lvl>
    <w:lvl w:ilvl="1" w:tplc="F40E7B1E">
      <w:start w:val="1"/>
      <w:numFmt w:val="lowerLetter"/>
      <w:lvlText w:val="%2."/>
      <w:lvlJc w:val="left"/>
      <w:pPr>
        <w:ind w:left="1800" w:hanging="360"/>
      </w:pPr>
    </w:lvl>
    <w:lvl w:ilvl="2" w:tplc="A9DCEF02">
      <w:start w:val="1"/>
      <w:numFmt w:val="lowerRoman"/>
      <w:lvlText w:val="%3."/>
      <w:lvlJc w:val="right"/>
      <w:pPr>
        <w:ind w:left="2520" w:hanging="180"/>
      </w:pPr>
    </w:lvl>
    <w:lvl w:ilvl="3" w:tplc="9E34B300">
      <w:start w:val="1"/>
      <w:numFmt w:val="decimal"/>
      <w:lvlText w:val="%4."/>
      <w:lvlJc w:val="left"/>
      <w:pPr>
        <w:ind w:left="3240" w:hanging="360"/>
      </w:pPr>
    </w:lvl>
    <w:lvl w:ilvl="4" w:tplc="9F805C9A">
      <w:start w:val="1"/>
      <w:numFmt w:val="lowerLetter"/>
      <w:lvlText w:val="%5."/>
      <w:lvlJc w:val="left"/>
      <w:pPr>
        <w:ind w:left="3960" w:hanging="360"/>
      </w:pPr>
    </w:lvl>
    <w:lvl w:ilvl="5" w:tplc="E6B8D2E2">
      <w:start w:val="1"/>
      <w:numFmt w:val="lowerRoman"/>
      <w:lvlText w:val="%6."/>
      <w:lvlJc w:val="right"/>
      <w:pPr>
        <w:ind w:left="4680" w:hanging="180"/>
      </w:pPr>
    </w:lvl>
    <w:lvl w:ilvl="6" w:tplc="E45E8C0E">
      <w:start w:val="1"/>
      <w:numFmt w:val="decimal"/>
      <w:lvlText w:val="%7."/>
      <w:lvlJc w:val="left"/>
      <w:pPr>
        <w:ind w:left="5400" w:hanging="360"/>
      </w:pPr>
    </w:lvl>
    <w:lvl w:ilvl="7" w:tplc="84F4F124">
      <w:start w:val="1"/>
      <w:numFmt w:val="lowerLetter"/>
      <w:lvlText w:val="%8."/>
      <w:lvlJc w:val="left"/>
      <w:pPr>
        <w:ind w:left="6120" w:hanging="360"/>
      </w:pPr>
    </w:lvl>
    <w:lvl w:ilvl="8" w:tplc="714845DE">
      <w:start w:val="1"/>
      <w:numFmt w:val="lowerRoman"/>
      <w:lvlText w:val="%9."/>
      <w:lvlJc w:val="right"/>
      <w:pPr>
        <w:ind w:left="6840" w:hanging="180"/>
      </w:pPr>
    </w:lvl>
  </w:abstractNum>
  <w:abstractNum w:abstractNumId="9" w15:restartNumberingAfterBreak="0">
    <w:nsid w:val="2A8A3219"/>
    <w:multiLevelType w:val="hybridMultilevel"/>
    <w:tmpl w:val="C7EC4E48"/>
    <w:lvl w:ilvl="0" w:tplc="B2841862">
      <w:start w:val="1"/>
      <w:numFmt w:val="decimal"/>
      <w:lvlText w:val="%1."/>
      <w:lvlJc w:val="left"/>
      <w:pPr>
        <w:ind w:left="720" w:hanging="360"/>
      </w:pPr>
    </w:lvl>
    <w:lvl w:ilvl="1" w:tplc="D20A5230">
      <w:start w:val="1"/>
      <w:numFmt w:val="lowerLetter"/>
      <w:lvlText w:val="%2."/>
      <w:lvlJc w:val="left"/>
      <w:pPr>
        <w:ind w:left="1440" w:hanging="360"/>
      </w:pPr>
    </w:lvl>
    <w:lvl w:ilvl="2" w:tplc="79AE6B38">
      <w:start w:val="1"/>
      <w:numFmt w:val="lowerRoman"/>
      <w:lvlText w:val="%3."/>
      <w:lvlJc w:val="right"/>
      <w:pPr>
        <w:ind w:left="2160" w:hanging="180"/>
      </w:pPr>
    </w:lvl>
    <w:lvl w:ilvl="3" w:tplc="D0A849D0">
      <w:start w:val="1"/>
      <w:numFmt w:val="decimal"/>
      <w:lvlText w:val="%4."/>
      <w:lvlJc w:val="left"/>
      <w:pPr>
        <w:ind w:left="2880" w:hanging="360"/>
      </w:pPr>
    </w:lvl>
    <w:lvl w:ilvl="4" w:tplc="0D327340">
      <w:start w:val="1"/>
      <w:numFmt w:val="lowerLetter"/>
      <w:lvlText w:val="%5."/>
      <w:lvlJc w:val="left"/>
      <w:pPr>
        <w:ind w:left="3600" w:hanging="360"/>
      </w:pPr>
    </w:lvl>
    <w:lvl w:ilvl="5" w:tplc="CD7221CE">
      <w:start w:val="1"/>
      <w:numFmt w:val="lowerRoman"/>
      <w:lvlText w:val="%6."/>
      <w:lvlJc w:val="right"/>
      <w:pPr>
        <w:ind w:left="4320" w:hanging="180"/>
      </w:pPr>
    </w:lvl>
    <w:lvl w:ilvl="6" w:tplc="3D52BE20">
      <w:start w:val="1"/>
      <w:numFmt w:val="decimal"/>
      <w:lvlText w:val="%7."/>
      <w:lvlJc w:val="left"/>
      <w:pPr>
        <w:ind w:left="5040" w:hanging="360"/>
      </w:pPr>
    </w:lvl>
    <w:lvl w:ilvl="7" w:tplc="58E6F4C8">
      <w:start w:val="1"/>
      <w:numFmt w:val="lowerLetter"/>
      <w:lvlText w:val="%8."/>
      <w:lvlJc w:val="left"/>
      <w:pPr>
        <w:ind w:left="5760" w:hanging="360"/>
      </w:pPr>
    </w:lvl>
    <w:lvl w:ilvl="8" w:tplc="61F2F168">
      <w:start w:val="1"/>
      <w:numFmt w:val="lowerRoman"/>
      <w:lvlText w:val="%9."/>
      <w:lvlJc w:val="right"/>
      <w:pPr>
        <w:ind w:left="6480" w:hanging="180"/>
      </w:pPr>
    </w:lvl>
  </w:abstractNum>
  <w:abstractNum w:abstractNumId="10" w15:restartNumberingAfterBreak="0">
    <w:nsid w:val="2D448710"/>
    <w:multiLevelType w:val="hybridMultilevel"/>
    <w:tmpl w:val="BFFA7460"/>
    <w:lvl w:ilvl="0" w:tplc="E600516C">
      <w:start w:val="1"/>
      <w:numFmt w:val="bullet"/>
      <w:lvlText w:val="o"/>
      <w:lvlJc w:val="left"/>
      <w:pPr>
        <w:ind w:left="720" w:hanging="360"/>
      </w:pPr>
      <w:rPr>
        <w:rFonts w:hint="default" w:ascii="Courier New" w:hAnsi="Courier New"/>
      </w:rPr>
    </w:lvl>
    <w:lvl w:ilvl="1" w:tplc="141CC772">
      <w:start w:val="1"/>
      <w:numFmt w:val="bullet"/>
      <w:lvlText w:val="o"/>
      <w:lvlJc w:val="left"/>
      <w:pPr>
        <w:ind w:left="1440" w:hanging="360"/>
      </w:pPr>
      <w:rPr>
        <w:rFonts w:hint="default" w:ascii="Courier New" w:hAnsi="Courier New"/>
      </w:rPr>
    </w:lvl>
    <w:lvl w:ilvl="2" w:tplc="EAAA2B50">
      <w:start w:val="1"/>
      <w:numFmt w:val="bullet"/>
      <w:lvlText w:val=""/>
      <w:lvlJc w:val="left"/>
      <w:pPr>
        <w:ind w:left="2160" w:hanging="360"/>
      </w:pPr>
      <w:rPr>
        <w:rFonts w:hint="default" w:ascii="Wingdings" w:hAnsi="Wingdings"/>
      </w:rPr>
    </w:lvl>
    <w:lvl w:ilvl="3" w:tplc="E05CD9E6">
      <w:start w:val="1"/>
      <w:numFmt w:val="bullet"/>
      <w:lvlText w:val=""/>
      <w:lvlJc w:val="left"/>
      <w:pPr>
        <w:ind w:left="2880" w:hanging="360"/>
      </w:pPr>
      <w:rPr>
        <w:rFonts w:hint="default" w:ascii="Symbol" w:hAnsi="Symbol"/>
      </w:rPr>
    </w:lvl>
    <w:lvl w:ilvl="4" w:tplc="F3EAFD4A">
      <w:start w:val="1"/>
      <w:numFmt w:val="bullet"/>
      <w:lvlText w:val="o"/>
      <w:lvlJc w:val="left"/>
      <w:pPr>
        <w:ind w:left="3600" w:hanging="360"/>
      </w:pPr>
      <w:rPr>
        <w:rFonts w:hint="default" w:ascii="Courier New" w:hAnsi="Courier New"/>
      </w:rPr>
    </w:lvl>
    <w:lvl w:ilvl="5" w:tplc="C4826CEE">
      <w:start w:val="1"/>
      <w:numFmt w:val="bullet"/>
      <w:lvlText w:val=""/>
      <w:lvlJc w:val="left"/>
      <w:pPr>
        <w:ind w:left="4320" w:hanging="360"/>
      </w:pPr>
      <w:rPr>
        <w:rFonts w:hint="default" w:ascii="Wingdings" w:hAnsi="Wingdings"/>
      </w:rPr>
    </w:lvl>
    <w:lvl w:ilvl="6" w:tplc="5492FB32">
      <w:start w:val="1"/>
      <w:numFmt w:val="bullet"/>
      <w:lvlText w:val=""/>
      <w:lvlJc w:val="left"/>
      <w:pPr>
        <w:ind w:left="5040" w:hanging="360"/>
      </w:pPr>
      <w:rPr>
        <w:rFonts w:hint="default" w:ascii="Symbol" w:hAnsi="Symbol"/>
      </w:rPr>
    </w:lvl>
    <w:lvl w:ilvl="7" w:tplc="4FF01E1A">
      <w:start w:val="1"/>
      <w:numFmt w:val="bullet"/>
      <w:lvlText w:val="o"/>
      <w:lvlJc w:val="left"/>
      <w:pPr>
        <w:ind w:left="5760" w:hanging="360"/>
      </w:pPr>
      <w:rPr>
        <w:rFonts w:hint="default" w:ascii="Courier New" w:hAnsi="Courier New"/>
      </w:rPr>
    </w:lvl>
    <w:lvl w:ilvl="8" w:tplc="4E7405DC">
      <w:start w:val="1"/>
      <w:numFmt w:val="bullet"/>
      <w:lvlText w:val=""/>
      <w:lvlJc w:val="left"/>
      <w:pPr>
        <w:ind w:left="6480" w:hanging="360"/>
      </w:pPr>
      <w:rPr>
        <w:rFonts w:hint="default" w:ascii="Wingdings" w:hAnsi="Wingdings"/>
      </w:rPr>
    </w:lvl>
  </w:abstractNum>
  <w:abstractNum w:abstractNumId="11" w15:restartNumberingAfterBreak="0">
    <w:nsid w:val="30631077"/>
    <w:multiLevelType w:val="hybridMultilevel"/>
    <w:tmpl w:val="8B7458CE"/>
    <w:styleLink w:val="6"/>
    <w:lvl w:ilvl="0" w:tplc="43C2FBC6">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5B84C5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9B0C1FC">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28E2EEC">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8A28B82">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8862B8">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F321B54">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C129CBC">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A2A2CE6">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327FA308"/>
    <w:multiLevelType w:val="hybridMultilevel"/>
    <w:tmpl w:val="CAF26558"/>
    <w:styleLink w:val="7"/>
    <w:lvl w:ilvl="0" w:tplc="763A329C">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2DEB0F6">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53A66F4">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1C864E6">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AE62002">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3853CE">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DFAF2A8">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B9853F6">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8A8675E">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35939C41"/>
    <w:multiLevelType w:val="hybridMultilevel"/>
    <w:tmpl w:val="E51641F2"/>
    <w:lvl w:ilvl="0" w:tplc="470E3D54">
      <w:start w:val="1"/>
      <w:numFmt w:val="bullet"/>
      <w:lvlText w:val=""/>
      <w:lvlJc w:val="left"/>
      <w:pPr>
        <w:ind w:left="1152" w:hanging="360"/>
      </w:pPr>
      <w:rPr>
        <w:rFonts w:hint="default" w:ascii="Wingdings" w:hAnsi="Wingdings"/>
      </w:rPr>
    </w:lvl>
    <w:lvl w:ilvl="1" w:tplc="3CBE96CE">
      <w:start w:val="1"/>
      <w:numFmt w:val="lowerLetter"/>
      <w:lvlText w:val="%2."/>
      <w:lvlJc w:val="left"/>
      <w:pPr>
        <w:ind w:left="1872" w:hanging="360"/>
      </w:pPr>
    </w:lvl>
    <w:lvl w:ilvl="2" w:tplc="0838A0FC">
      <w:start w:val="1"/>
      <w:numFmt w:val="lowerRoman"/>
      <w:lvlText w:val="%3."/>
      <w:lvlJc w:val="right"/>
      <w:pPr>
        <w:ind w:left="2592" w:hanging="180"/>
      </w:pPr>
    </w:lvl>
    <w:lvl w:ilvl="3" w:tplc="68FAD7B2">
      <w:start w:val="1"/>
      <w:numFmt w:val="decimal"/>
      <w:lvlText w:val="%4."/>
      <w:lvlJc w:val="left"/>
      <w:pPr>
        <w:ind w:left="3312" w:hanging="360"/>
      </w:pPr>
    </w:lvl>
    <w:lvl w:ilvl="4" w:tplc="54CA4DD6">
      <w:start w:val="1"/>
      <w:numFmt w:val="lowerLetter"/>
      <w:lvlText w:val="%5."/>
      <w:lvlJc w:val="left"/>
      <w:pPr>
        <w:ind w:left="4032" w:hanging="360"/>
      </w:pPr>
    </w:lvl>
    <w:lvl w:ilvl="5" w:tplc="9FDE9B32">
      <w:start w:val="1"/>
      <w:numFmt w:val="lowerRoman"/>
      <w:lvlText w:val="%6."/>
      <w:lvlJc w:val="right"/>
      <w:pPr>
        <w:ind w:left="4752" w:hanging="180"/>
      </w:pPr>
    </w:lvl>
    <w:lvl w:ilvl="6" w:tplc="7E5E48FE">
      <w:start w:val="1"/>
      <w:numFmt w:val="decimal"/>
      <w:lvlText w:val="%7."/>
      <w:lvlJc w:val="left"/>
      <w:pPr>
        <w:ind w:left="5472" w:hanging="360"/>
      </w:pPr>
    </w:lvl>
    <w:lvl w:ilvl="7" w:tplc="BAF25FB8">
      <w:start w:val="1"/>
      <w:numFmt w:val="lowerLetter"/>
      <w:lvlText w:val="%8."/>
      <w:lvlJc w:val="left"/>
      <w:pPr>
        <w:ind w:left="6192" w:hanging="360"/>
      </w:pPr>
    </w:lvl>
    <w:lvl w:ilvl="8" w:tplc="A23A295A">
      <w:start w:val="1"/>
      <w:numFmt w:val="lowerRoman"/>
      <w:lvlText w:val="%9."/>
      <w:lvlJc w:val="right"/>
      <w:pPr>
        <w:ind w:left="6912" w:hanging="180"/>
      </w:pPr>
    </w:lvl>
  </w:abstractNum>
  <w:abstractNum w:abstractNumId="14" w15:restartNumberingAfterBreak="0">
    <w:nsid w:val="38F26BDA"/>
    <w:multiLevelType w:val="hybridMultilevel"/>
    <w:tmpl w:val="A6BAAE7E"/>
    <w:lvl w:ilvl="0" w:tplc="8AE87CDE">
      <w:start w:val="1"/>
      <w:numFmt w:val="bullet"/>
      <w:lvlText w:val=""/>
      <w:lvlJc w:val="left"/>
      <w:pPr>
        <w:ind w:left="1152" w:hanging="360"/>
      </w:pPr>
      <w:rPr>
        <w:rFonts w:hint="default" w:ascii="Symbol" w:hAnsi="Symbol"/>
      </w:rPr>
    </w:lvl>
    <w:lvl w:ilvl="1" w:tplc="D0EC98FC">
      <w:start w:val="1"/>
      <w:numFmt w:val="lowerLetter"/>
      <w:lvlText w:val="%2."/>
      <w:lvlJc w:val="left"/>
      <w:pPr>
        <w:ind w:left="1872" w:hanging="360"/>
      </w:pPr>
    </w:lvl>
    <w:lvl w:ilvl="2" w:tplc="882EBBB0">
      <w:start w:val="1"/>
      <w:numFmt w:val="lowerRoman"/>
      <w:lvlText w:val="%3."/>
      <w:lvlJc w:val="right"/>
      <w:pPr>
        <w:ind w:left="2592" w:hanging="180"/>
      </w:pPr>
    </w:lvl>
    <w:lvl w:ilvl="3" w:tplc="082A92F4">
      <w:start w:val="1"/>
      <w:numFmt w:val="decimal"/>
      <w:lvlText w:val="%4."/>
      <w:lvlJc w:val="left"/>
      <w:pPr>
        <w:ind w:left="3312" w:hanging="360"/>
      </w:pPr>
    </w:lvl>
    <w:lvl w:ilvl="4" w:tplc="0FC8E48C">
      <w:start w:val="1"/>
      <w:numFmt w:val="lowerLetter"/>
      <w:lvlText w:val="%5."/>
      <w:lvlJc w:val="left"/>
      <w:pPr>
        <w:ind w:left="4032" w:hanging="360"/>
      </w:pPr>
    </w:lvl>
    <w:lvl w:ilvl="5" w:tplc="55D41FFC">
      <w:start w:val="1"/>
      <w:numFmt w:val="lowerRoman"/>
      <w:lvlText w:val="%6."/>
      <w:lvlJc w:val="right"/>
      <w:pPr>
        <w:ind w:left="4752" w:hanging="180"/>
      </w:pPr>
    </w:lvl>
    <w:lvl w:ilvl="6" w:tplc="8DE0654C">
      <w:start w:val="1"/>
      <w:numFmt w:val="decimal"/>
      <w:lvlText w:val="%7."/>
      <w:lvlJc w:val="left"/>
      <w:pPr>
        <w:ind w:left="5472" w:hanging="360"/>
      </w:pPr>
    </w:lvl>
    <w:lvl w:ilvl="7" w:tplc="9AFE789A">
      <w:start w:val="1"/>
      <w:numFmt w:val="lowerLetter"/>
      <w:lvlText w:val="%8."/>
      <w:lvlJc w:val="left"/>
      <w:pPr>
        <w:ind w:left="6192" w:hanging="360"/>
      </w:pPr>
    </w:lvl>
    <w:lvl w:ilvl="8" w:tplc="52723644">
      <w:start w:val="1"/>
      <w:numFmt w:val="lowerRoman"/>
      <w:lvlText w:val="%9."/>
      <w:lvlJc w:val="right"/>
      <w:pPr>
        <w:ind w:left="6912" w:hanging="180"/>
      </w:pPr>
    </w:lvl>
  </w:abstractNum>
  <w:abstractNum w:abstractNumId="15" w15:restartNumberingAfterBreak="0">
    <w:nsid w:val="39EA7C69"/>
    <w:multiLevelType w:val="hybridMultilevel"/>
    <w:tmpl w:val="3E3025A8"/>
    <w:styleLink w:val="2"/>
    <w:lvl w:ilvl="0" w:tplc="F63E49BA">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7FE974C">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FAC8596">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E0A6B5A">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92EEC4A">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0D432A2">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E48F59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E36D128">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C9C225C">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3A1CD6E5"/>
    <w:multiLevelType w:val="hybridMultilevel"/>
    <w:tmpl w:val="72B85F40"/>
    <w:numStyleLink w:val="4"/>
  </w:abstractNum>
  <w:abstractNum w:abstractNumId="17" w15:restartNumberingAfterBreak="0">
    <w:nsid w:val="3A4716C5"/>
    <w:multiLevelType w:val="hybridMultilevel"/>
    <w:tmpl w:val="6FB882D6"/>
    <w:styleLink w:val="1"/>
    <w:lvl w:ilvl="0" w:tplc="E7B46460">
      <w:start w:val="1"/>
      <w:numFmt w:val="decimal"/>
      <w:suff w:val="nothing"/>
      <w:lvlText w:val="%1."/>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1" w:tplc="3D706658">
      <w:start w:val="1"/>
      <w:numFmt w:val="decimal"/>
      <w:suff w:val="nothing"/>
      <w:lvlText w:val="%2."/>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2" w:tplc="950C5946">
      <w:start w:val="1"/>
      <w:numFmt w:val="decimal"/>
      <w:suff w:val="nothing"/>
      <w:lvlText w:val="%3."/>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536837C0">
      <w:start w:val="1"/>
      <w:numFmt w:val="decimal"/>
      <w:suff w:val="nothing"/>
      <w:lvlText w:val="%4."/>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4" w:tplc="39F021F6">
      <w:start w:val="1"/>
      <w:numFmt w:val="decimal"/>
      <w:suff w:val="nothing"/>
      <w:lvlText w:val="%5."/>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5" w:tplc="3B548190">
      <w:start w:val="1"/>
      <w:numFmt w:val="decimal"/>
      <w:suff w:val="nothing"/>
      <w:lvlText w:val="%6."/>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18E2D3D0">
      <w:start w:val="1"/>
      <w:numFmt w:val="decimal"/>
      <w:suff w:val="nothing"/>
      <w:lvlText w:val="%7."/>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7" w:tplc="5BF2E884">
      <w:start w:val="1"/>
      <w:numFmt w:val="decimal"/>
      <w:suff w:val="nothing"/>
      <w:lvlText w:val="%8."/>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lvl w:ilvl="8" w:tplc="9AC64846">
      <w:start w:val="1"/>
      <w:numFmt w:val="decimal"/>
      <w:suff w:val="nothing"/>
      <w:lvlText w:val="%9."/>
      <w:lvlJc w:val="left"/>
      <w:pPr>
        <w:ind w:left="200"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A9BE873"/>
    <w:multiLevelType w:val="hybridMultilevel"/>
    <w:tmpl w:val="3E3025A8"/>
    <w:numStyleLink w:val="2"/>
  </w:abstractNum>
  <w:abstractNum w:abstractNumId="19" w15:restartNumberingAfterBreak="0">
    <w:nsid w:val="3ABA20DF"/>
    <w:multiLevelType w:val="hybridMultilevel"/>
    <w:tmpl w:val="65B08840"/>
    <w:lvl w:ilvl="0" w:tplc="E844F9F4">
      <w:numFmt w:val="bullet"/>
      <w:lvlText w:val="-"/>
      <w:lvlJc w:val="left"/>
      <w:pPr>
        <w:ind w:left="1170" w:hanging="360"/>
      </w:pPr>
      <w:rPr>
        <w:rFonts w:hint="default" w:ascii="Times New Roman" w:hAnsi="Times New Roman" w:eastAsia="Times New Roman" w:cs="Times New Roman"/>
        <w:color w:val="000000" w:themeColor="text1"/>
      </w:rPr>
    </w:lvl>
    <w:lvl w:ilvl="1" w:tplc="04090019">
      <w:start w:val="1"/>
      <w:numFmt w:val="lowerLetter"/>
      <w:lvlText w:val="%2."/>
      <w:lvlJc w:val="left"/>
      <w:pPr>
        <w:ind w:left="1890" w:hanging="360"/>
      </w:p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rPr>
    </w:lvl>
    <w:lvl w:ilvl="8" w:tplc="04090005" w:tentative="1">
      <w:start w:val="1"/>
      <w:numFmt w:val="bullet"/>
      <w:lvlText w:val=""/>
      <w:lvlJc w:val="left"/>
      <w:pPr>
        <w:ind w:left="6930" w:hanging="360"/>
      </w:pPr>
      <w:rPr>
        <w:rFonts w:hint="default" w:ascii="Wingdings" w:hAnsi="Wingdings"/>
      </w:rPr>
    </w:lvl>
  </w:abstractNum>
  <w:abstractNum w:abstractNumId="20" w15:restartNumberingAfterBreak="0">
    <w:nsid w:val="3FC2959F"/>
    <w:multiLevelType w:val="hybridMultilevel"/>
    <w:tmpl w:val="67627FB4"/>
    <w:lvl w:ilvl="0" w:tplc="C55A8BFE">
      <w:start w:val="1"/>
      <w:numFmt w:val="decimal"/>
      <w:lvlText w:val="%1."/>
      <w:lvlJc w:val="left"/>
      <w:pPr>
        <w:ind w:left="720" w:hanging="360"/>
      </w:pPr>
    </w:lvl>
    <w:lvl w:ilvl="1" w:tplc="3ACCF11E">
      <w:start w:val="1"/>
      <w:numFmt w:val="lowerLetter"/>
      <w:lvlText w:val="%2."/>
      <w:lvlJc w:val="left"/>
      <w:pPr>
        <w:ind w:left="1440" w:hanging="360"/>
      </w:pPr>
    </w:lvl>
    <w:lvl w:ilvl="2" w:tplc="A2E22CBC">
      <w:start w:val="1"/>
      <w:numFmt w:val="lowerRoman"/>
      <w:lvlText w:val="%3."/>
      <w:lvlJc w:val="right"/>
      <w:pPr>
        <w:ind w:left="2160" w:hanging="180"/>
      </w:pPr>
    </w:lvl>
    <w:lvl w:ilvl="3" w:tplc="98F20C7C">
      <w:start w:val="1"/>
      <w:numFmt w:val="decimal"/>
      <w:lvlText w:val="%4."/>
      <w:lvlJc w:val="left"/>
      <w:pPr>
        <w:ind w:left="2880" w:hanging="360"/>
      </w:pPr>
    </w:lvl>
    <w:lvl w:ilvl="4" w:tplc="41860DA8">
      <w:start w:val="1"/>
      <w:numFmt w:val="lowerLetter"/>
      <w:lvlText w:val="%5."/>
      <w:lvlJc w:val="left"/>
      <w:pPr>
        <w:ind w:left="3600" w:hanging="360"/>
      </w:pPr>
    </w:lvl>
    <w:lvl w:ilvl="5" w:tplc="6324C34A">
      <w:start w:val="1"/>
      <w:numFmt w:val="lowerRoman"/>
      <w:lvlText w:val="%6."/>
      <w:lvlJc w:val="right"/>
      <w:pPr>
        <w:ind w:left="4320" w:hanging="180"/>
      </w:pPr>
    </w:lvl>
    <w:lvl w:ilvl="6" w:tplc="624095CE">
      <w:start w:val="1"/>
      <w:numFmt w:val="decimal"/>
      <w:lvlText w:val="%7."/>
      <w:lvlJc w:val="left"/>
      <w:pPr>
        <w:ind w:left="5040" w:hanging="360"/>
      </w:pPr>
    </w:lvl>
    <w:lvl w:ilvl="7" w:tplc="836E8A60">
      <w:start w:val="1"/>
      <w:numFmt w:val="lowerLetter"/>
      <w:lvlText w:val="%8."/>
      <w:lvlJc w:val="left"/>
      <w:pPr>
        <w:ind w:left="5760" w:hanging="360"/>
      </w:pPr>
    </w:lvl>
    <w:lvl w:ilvl="8" w:tplc="2428694E">
      <w:start w:val="1"/>
      <w:numFmt w:val="lowerRoman"/>
      <w:lvlText w:val="%9."/>
      <w:lvlJc w:val="right"/>
      <w:pPr>
        <w:ind w:left="6480" w:hanging="180"/>
      </w:pPr>
    </w:lvl>
  </w:abstractNum>
  <w:abstractNum w:abstractNumId="21" w15:restartNumberingAfterBreak="0">
    <w:nsid w:val="42754D92"/>
    <w:multiLevelType w:val="hybridMultilevel"/>
    <w:tmpl w:val="55228144"/>
    <w:lvl w:ilvl="0" w:tplc="4540F5FC">
      <w:numFmt w:val="bullet"/>
      <w:lvlText w:val="-"/>
      <w:lvlJc w:val="left"/>
      <w:pPr>
        <w:ind w:left="1512" w:hanging="360"/>
      </w:pPr>
      <w:rPr>
        <w:rFonts w:hint="default" w:ascii="Times New Roman" w:hAnsi="Times New Roman" w:eastAsia="Times New Roman" w:cs="Times New Roman"/>
        <w:color w:val="000000" w:themeColor="text1"/>
      </w:rPr>
    </w:lvl>
    <w:lvl w:ilvl="1" w:tplc="04090003" w:tentative="1">
      <w:start w:val="1"/>
      <w:numFmt w:val="bullet"/>
      <w:lvlText w:val="o"/>
      <w:lvlJc w:val="left"/>
      <w:pPr>
        <w:ind w:left="2232" w:hanging="360"/>
      </w:pPr>
      <w:rPr>
        <w:rFonts w:hint="default" w:ascii="Courier New" w:hAnsi="Courier New"/>
      </w:rPr>
    </w:lvl>
    <w:lvl w:ilvl="2" w:tplc="04090005" w:tentative="1">
      <w:start w:val="1"/>
      <w:numFmt w:val="bullet"/>
      <w:lvlText w:val=""/>
      <w:lvlJc w:val="left"/>
      <w:pPr>
        <w:ind w:left="2952" w:hanging="360"/>
      </w:pPr>
      <w:rPr>
        <w:rFonts w:hint="default" w:ascii="Wingdings" w:hAnsi="Wingdings"/>
      </w:rPr>
    </w:lvl>
    <w:lvl w:ilvl="3" w:tplc="04090001" w:tentative="1">
      <w:start w:val="1"/>
      <w:numFmt w:val="bullet"/>
      <w:lvlText w:val=""/>
      <w:lvlJc w:val="left"/>
      <w:pPr>
        <w:ind w:left="3672" w:hanging="360"/>
      </w:pPr>
      <w:rPr>
        <w:rFonts w:hint="default" w:ascii="Symbol" w:hAnsi="Symbol"/>
      </w:rPr>
    </w:lvl>
    <w:lvl w:ilvl="4" w:tplc="04090003" w:tentative="1">
      <w:start w:val="1"/>
      <w:numFmt w:val="bullet"/>
      <w:lvlText w:val="o"/>
      <w:lvlJc w:val="left"/>
      <w:pPr>
        <w:ind w:left="4392" w:hanging="360"/>
      </w:pPr>
      <w:rPr>
        <w:rFonts w:hint="default" w:ascii="Courier New" w:hAnsi="Courier New"/>
      </w:rPr>
    </w:lvl>
    <w:lvl w:ilvl="5" w:tplc="04090005" w:tentative="1">
      <w:start w:val="1"/>
      <w:numFmt w:val="bullet"/>
      <w:lvlText w:val=""/>
      <w:lvlJc w:val="left"/>
      <w:pPr>
        <w:ind w:left="5112" w:hanging="360"/>
      </w:pPr>
      <w:rPr>
        <w:rFonts w:hint="default" w:ascii="Wingdings" w:hAnsi="Wingdings"/>
      </w:rPr>
    </w:lvl>
    <w:lvl w:ilvl="6" w:tplc="04090001" w:tentative="1">
      <w:start w:val="1"/>
      <w:numFmt w:val="bullet"/>
      <w:lvlText w:val=""/>
      <w:lvlJc w:val="left"/>
      <w:pPr>
        <w:ind w:left="5832" w:hanging="360"/>
      </w:pPr>
      <w:rPr>
        <w:rFonts w:hint="default" w:ascii="Symbol" w:hAnsi="Symbol"/>
      </w:rPr>
    </w:lvl>
    <w:lvl w:ilvl="7" w:tplc="04090003" w:tentative="1">
      <w:start w:val="1"/>
      <w:numFmt w:val="bullet"/>
      <w:lvlText w:val="o"/>
      <w:lvlJc w:val="left"/>
      <w:pPr>
        <w:ind w:left="6552" w:hanging="360"/>
      </w:pPr>
      <w:rPr>
        <w:rFonts w:hint="default" w:ascii="Courier New" w:hAnsi="Courier New"/>
      </w:rPr>
    </w:lvl>
    <w:lvl w:ilvl="8" w:tplc="04090005" w:tentative="1">
      <w:start w:val="1"/>
      <w:numFmt w:val="bullet"/>
      <w:lvlText w:val=""/>
      <w:lvlJc w:val="left"/>
      <w:pPr>
        <w:ind w:left="7272" w:hanging="360"/>
      </w:pPr>
      <w:rPr>
        <w:rFonts w:hint="default" w:ascii="Wingdings" w:hAnsi="Wingdings"/>
      </w:rPr>
    </w:lvl>
  </w:abstractNum>
  <w:abstractNum w:abstractNumId="22" w15:restartNumberingAfterBreak="0">
    <w:nsid w:val="48430808"/>
    <w:multiLevelType w:val="hybridMultilevel"/>
    <w:tmpl w:val="41A83BE2"/>
    <w:lvl w:ilvl="0" w:tplc="C5167A2A">
      <w:start w:val="1"/>
      <w:numFmt w:val="bullet"/>
      <w:lvlText w:val=""/>
      <w:lvlJc w:val="left"/>
      <w:pPr>
        <w:ind w:left="1152" w:hanging="360"/>
      </w:pPr>
      <w:rPr>
        <w:rFonts w:hint="default" w:ascii="Symbol" w:hAnsi="Symbol"/>
      </w:rPr>
    </w:lvl>
    <w:lvl w:ilvl="1" w:tplc="0B089C1C">
      <w:start w:val="1"/>
      <w:numFmt w:val="lowerLetter"/>
      <w:lvlText w:val="%2."/>
      <w:lvlJc w:val="left"/>
      <w:pPr>
        <w:ind w:left="1872" w:hanging="360"/>
      </w:pPr>
    </w:lvl>
    <w:lvl w:ilvl="2" w:tplc="8732318E">
      <w:start w:val="1"/>
      <w:numFmt w:val="lowerRoman"/>
      <w:lvlText w:val="%3."/>
      <w:lvlJc w:val="right"/>
      <w:pPr>
        <w:ind w:left="2592" w:hanging="180"/>
      </w:pPr>
    </w:lvl>
    <w:lvl w:ilvl="3" w:tplc="8FC8892C">
      <w:start w:val="1"/>
      <w:numFmt w:val="decimal"/>
      <w:lvlText w:val="%4."/>
      <w:lvlJc w:val="left"/>
      <w:pPr>
        <w:ind w:left="3312" w:hanging="360"/>
      </w:pPr>
    </w:lvl>
    <w:lvl w:ilvl="4" w:tplc="BFE088DA">
      <w:start w:val="1"/>
      <w:numFmt w:val="lowerLetter"/>
      <w:lvlText w:val="%5."/>
      <w:lvlJc w:val="left"/>
      <w:pPr>
        <w:ind w:left="4032" w:hanging="360"/>
      </w:pPr>
    </w:lvl>
    <w:lvl w:ilvl="5" w:tplc="9E581CB8">
      <w:start w:val="1"/>
      <w:numFmt w:val="lowerRoman"/>
      <w:lvlText w:val="%6."/>
      <w:lvlJc w:val="right"/>
      <w:pPr>
        <w:ind w:left="4752" w:hanging="180"/>
      </w:pPr>
    </w:lvl>
    <w:lvl w:ilvl="6" w:tplc="FDA89FEA">
      <w:start w:val="1"/>
      <w:numFmt w:val="decimal"/>
      <w:lvlText w:val="%7."/>
      <w:lvlJc w:val="left"/>
      <w:pPr>
        <w:ind w:left="5472" w:hanging="360"/>
      </w:pPr>
    </w:lvl>
    <w:lvl w:ilvl="7" w:tplc="7CAA226E">
      <w:start w:val="1"/>
      <w:numFmt w:val="lowerLetter"/>
      <w:lvlText w:val="%8."/>
      <w:lvlJc w:val="left"/>
      <w:pPr>
        <w:ind w:left="6192" w:hanging="360"/>
      </w:pPr>
    </w:lvl>
    <w:lvl w:ilvl="8" w:tplc="5B8C81BA">
      <w:start w:val="1"/>
      <w:numFmt w:val="lowerRoman"/>
      <w:lvlText w:val="%9."/>
      <w:lvlJc w:val="right"/>
      <w:pPr>
        <w:ind w:left="6912" w:hanging="180"/>
      </w:pPr>
    </w:lvl>
  </w:abstractNum>
  <w:abstractNum w:abstractNumId="23" w15:restartNumberingAfterBreak="0">
    <w:nsid w:val="52AB83A2"/>
    <w:multiLevelType w:val="hybridMultilevel"/>
    <w:tmpl w:val="230AC07A"/>
    <w:lvl w:ilvl="0" w:tplc="80280FF2">
      <w:start w:val="1"/>
      <w:numFmt w:val="bullet"/>
      <w:lvlText w:val=""/>
      <w:lvlJc w:val="left"/>
      <w:pPr>
        <w:ind w:left="1080" w:hanging="360"/>
      </w:pPr>
      <w:rPr>
        <w:rFonts w:hint="default" w:ascii="Symbol" w:hAnsi="Symbol"/>
      </w:rPr>
    </w:lvl>
    <w:lvl w:ilvl="1" w:tplc="1F94E3A2">
      <w:start w:val="1"/>
      <w:numFmt w:val="lowerLetter"/>
      <w:lvlText w:val="%2."/>
      <w:lvlJc w:val="left"/>
      <w:pPr>
        <w:ind w:left="1800" w:hanging="360"/>
      </w:pPr>
    </w:lvl>
    <w:lvl w:ilvl="2" w:tplc="3F12FC14">
      <w:start w:val="1"/>
      <w:numFmt w:val="lowerRoman"/>
      <w:lvlText w:val="%3."/>
      <w:lvlJc w:val="right"/>
      <w:pPr>
        <w:ind w:left="2520" w:hanging="180"/>
      </w:pPr>
    </w:lvl>
    <w:lvl w:ilvl="3" w:tplc="1DACB4CC">
      <w:start w:val="1"/>
      <w:numFmt w:val="decimal"/>
      <w:lvlText w:val="%4."/>
      <w:lvlJc w:val="left"/>
      <w:pPr>
        <w:ind w:left="3240" w:hanging="360"/>
      </w:pPr>
    </w:lvl>
    <w:lvl w:ilvl="4" w:tplc="68E6C6D0">
      <w:start w:val="1"/>
      <w:numFmt w:val="lowerLetter"/>
      <w:lvlText w:val="%5."/>
      <w:lvlJc w:val="left"/>
      <w:pPr>
        <w:ind w:left="3960" w:hanging="360"/>
      </w:pPr>
    </w:lvl>
    <w:lvl w:ilvl="5" w:tplc="93361114">
      <w:start w:val="1"/>
      <w:numFmt w:val="lowerRoman"/>
      <w:lvlText w:val="%6."/>
      <w:lvlJc w:val="right"/>
      <w:pPr>
        <w:ind w:left="4680" w:hanging="180"/>
      </w:pPr>
    </w:lvl>
    <w:lvl w:ilvl="6" w:tplc="AB9AA27C">
      <w:start w:val="1"/>
      <w:numFmt w:val="decimal"/>
      <w:lvlText w:val="%7."/>
      <w:lvlJc w:val="left"/>
      <w:pPr>
        <w:ind w:left="5400" w:hanging="360"/>
      </w:pPr>
    </w:lvl>
    <w:lvl w:ilvl="7" w:tplc="EF38EE3E">
      <w:start w:val="1"/>
      <w:numFmt w:val="lowerLetter"/>
      <w:lvlText w:val="%8."/>
      <w:lvlJc w:val="left"/>
      <w:pPr>
        <w:ind w:left="6120" w:hanging="360"/>
      </w:pPr>
    </w:lvl>
    <w:lvl w:ilvl="8" w:tplc="643CF26C">
      <w:start w:val="1"/>
      <w:numFmt w:val="lowerRoman"/>
      <w:lvlText w:val="%9."/>
      <w:lvlJc w:val="right"/>
      <w:pPr>
        <w:ind w:left="6840" w:hanging="180"/>
      </w:pPr>
    </w:lvl>
  </w:abstractNum>
  <w:abstractNum w:abstractNumId="24" w15:restartNumberingAfterBreak="0">
    <w:nsid w:val="52FE2733"/>
    <w:multiLevelType w:val="hybridMultilevel"/>
    <w:tmpl w:val="322E628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5D0192C"/>
    <w:multiLevelType w:val="hybridMultilevel"/>
    <w:tmpl w:val="87568BF6"/>
    <w:lvl w:ilvl="0" w:tplc="CF64C4AA">
      <w:start w:val="1"/>
      <w:numFmt w:val="bullet"/>
      <w:lvlText w:val=""/>
      <w:lvlJc w:val="left"/>
      <w:pPr>
        <w:ind w:left="1152" w:hanging="360"/>
      </w:pPr>
      <w:rPr>
        <w:rFonts w:hint="default" w:ascii="Symbol" w:hAnsi="Symbol"/>
      </w:rPr>
    </w:lvl>
    <w:lvl w:ilvl="1" w:tplc="3CC6C93E">
      <w:start w:val="1"/>
      <w:numFmt w:val="lowerLetter"/>
      <w:lvlText w:val="%2."/>
      <w:lvlJc w:val="left"/>
      <w:pPr>
        <w:ind w:left="1872" w:hanging="360"/>
      </w:pPr>
    </w:lvl>
    <w:lvl w:ilvl="2" w:tplc="E18669E2">
      <w:start w:val="1"/>
      <w:numFmt w:val="lowerRoman"/>
      <w:lvlText w:val="%3."/>
      <w:lvlJc w:val="right"/>
      <w:pPr>
        <w:ind w:left="2592" w:hanging="180"/>
      </w:pPr>
    </w:lvl>
    <w:lvl w:ilvl="3" w:tplc="87B0D2D4">
      <w:start w:val="1"/>
      <w:numFmt w:val="decimal"/>
      <w:lvlText w:val="%4."/>
      <w:lvlJc w:val="left"/>
      <w:pPr>
        <w:ind w:left="3312" w:hanging="360"/>
      </w:pPr>
    </w:lvl>
    <w:lvl w:ilvl="4" w:tplc="B00A0A92">
      <w:start w:val="1"/>
      <w:numFmt w:val="lowerLetter"/>
      <w:lvlText w:val="%5."/>
      <w:lvlJc w:val="left"/>
      <w:pPr>
        <w:ind w:left="4032" w:hanging="360"/>
      </w:pPr>
    </w:lvl>
    <w:lvl w:ilvl="5" w:tplc="D5B883F6">
      <w:start w:val="1"/>
      <w:numFmt w:val="lowerRoman"/>
      <w:lvlText w:val="%6."/>
      <w:lvlJc w:val="right"/>
      <w:pPr>
        <w:ind w:left="4752" w:hanging="180"/>
      </w:pPr>
    </w:lvl>
    <w:lvl w:ilvl="6" w:tplc="DC1A50AC">
      <w:start w:val="1"/>
      <w:numFmt w:val="decimal"/>
      <w:lvlText w:val="%7."/>
      <w:lvlJc w:val="left"/>
      <w:pPr>
        <w:ind w:left="5472" w:hanging="360"/>
      </w:pPr>
    </w:lvl>
    <w:lvl w:ilvl="7" w:tplc="6A248238">
      <w:start w:val="1"/>
      <w:numFmt w:val="lowerLetter"/>
      <w:lvlText w:val="%8."/>
      <w:lvlJc w:val="left"/>
      <w:pPr>
        <w:ind w:left="6192" w:hanging="360"/>
      </w:pPr>
    </w:lvl>
    <w:lvl w:ilvl="8" w:tplc="11821CFC">
      <w:start w:val="1"/>
      <w:numFmt w:val="lowerRoman"/>
      <w:lvlText w:val="%9."/>
      <w:lvlJc w:val="right"/>
      <w:pPr>
        <w:ind w:left="6912" w:hanging="180"/>
      </w:pPr>
    </w:lvl>
  </w:abstractNum>
  <w:abstractNum w:abstractNumId="26" w15:restartNumberingAfterBreak="0">
    <w:nsid w:val="5E5BEF19"/>
    <w:multiLevelType w:val="hybridMultilevel"/>
    <w:tmpl w:val="46B29AFC"/>
    <w:lvl w:ilvl="0" w:tplc="5A7A6360">
      <w:start w:val="1"/>
      <w:numFmt w:val="bullet"/>
      <w:lvlText w:val=""/>
      <w:lvlJc w:val="left"/>
      <w:pPr>
        <w:ind w:left="1152" w:hanging="360"/>
      </w:pPr>
      <w:rPr>
        <w:rFonts w:hint="default" w:ascii="Symbol" w:hAnsi="Symbol"/>
      </w:rPr>
    </w:lvl>
    <w:lvl w:ilvl="1" w:tplc="BFB286D0">
      <w:start w:val="1"/>
      <w:numFmt w:val="lowerLetter"/>
      <w:lvlText w:val="%2."/>
      <w:lvlJc w:val="left"/>
      <w:pPr>
        <w:ind w:left="1872" w:hanging="360"/>
      </w:pPr>
    </w:lvl>
    <w:lvl w:ilvl="2" w:tplc="412813CC">
      <w:start w:val="1"/>
      <w:numFmt w:val="bullet"/>
      <w:lvlText w:val=""/>
      <w:lvlJc w:val="left"/>
      <w:pPr>
        <w:ind w:left="2592" w:hanging="360"/>
      </w:pPr>
      <w:rPr>
        <w:rFonts w:hint="default" w:ascii="Wingdings" w:hAnsi="Wingdings"/>
      </w:rPr>
    </w:lvl>
    <w:lvl w:ilvl="3" w:tplc="DADEF3D0">
      <w:start w:val="1"/>
      <w:numFmt w:val="bullet"/>
      <w:lvlText w:val=""/>
      <w:lvlJc w:val="left"/>
      <w:pPr>
        <w:ind w:left="3312" w:hanging="360"/>
      </w:pPr>
      <w:rPr>
        <w:rFonts w:hint="default" w:ascii="Symbol" w:hAnsi="Symbol"/>
      </w:rPr>
    </w:lvl>
    <w:lvl w:ilvl="4" w:tplc="1DD6100C">
      <w:start w:val="1"/>
      <w:numFmt w:val="bullet"/>
      <w:lvlText w:val="o"/>
      <w:lvlJc w:val="left"/>
      <w:pPr>
        <w:ind w:left="4032" w:hanging="360"/>
      </w:pPr>
      <w:rPr>
        <w:rFonts w:hint="default" w:ascii="Courier New" w:hAnsi="Courier New"/>
      </w:rPr>
    </w:lvl>
    <w:lvl w:ilvl="5" w:tplc="0934726E">
      <w:start w:val="1"/>
      <w:numFmt w:val="bullet"/>
      <w:lvlText w:val=""/>
      <w:lvlJc w:val="left"/>
      <w:pPr>
        <w:ind w:left="4752" w:hanging="360"/>
      </w:pPr>
      <w:rPr>
        <w:rFonts w:hint="default" w:ascii="Wingdings" w:hAnsi="Wingdings"/>
      </w:rPr>
    </w:lvl>
    <w:lvl w:ilvl="6" w:tplc="50EAB420">
      <w:start w:val="1"/>
      <w:numFmt w:val="bullet"/>
      <w:lvlText w:val=""/>
      <w:lvlJc w:val="left"/>
      <w:pPr>
        <w:ind w:left="5472" w:hanging="360"/>
      </w:pPr>
      <w:rPr>
        <w:rFonts w:hint="default" w:ascii="Symbol" w:hAnsi="Symbol"/>
      </w:rPr>
    </w:lvl>
    <w:lvl w:ilvl="7" w:tplc="B5481768">
      <w:start w:val="1"/>
      <w:numFmt w:val="bullet"/>
      <w:lvlText w:val="o"/>
      <w:lvlJc w:val="left"/>
      <w:pPr>
        <w:ind w:left="6192" w:hanging="360"/>
      </w:pPr>
      <w:rPr>
        <w:rFonts w:hint="default" w:ascii="Courier New" w:hAnsi="Courier New"/>
      </w:rPr>
    </w:lvl>
    <w:lvl w:ilvl="8" w:tplc="4C70E504">
      <w:start w:val="1"/>
      <w:numFmt w:val="bullet"/>
      <w:lvlText w:val=""/>
      <w:lvlJc w:val="left"/>
      <w:pPr>
        <w:ind w:left="6912" w:hanging="360"/>
      </w:pPr>
      <w:rPr>
        <w:rFonts w:hint="default" w:ascii="Wingdings" w:hAnsi="Wingdings"/>
      </w:rPr>
    </w:lvl>
  </w:abstractNum>
  <w:abstractNum w:abstractNumId="27" w15:restartNumberingAfterBreak="0">
    <w:nsid w:val="614E1C0C"/>
    <w:multiLevelType w:val="hybridMultilevel"/>
    <w:tmpl w:val="67A82C00"/>
    <w:lvl w:ilvl="0" w:tplc="65BC5966">
      <w:start w:val="1"/>
      <w:numFmt w:val="bullet"/>
      <w:lvlText w:val=""/>
      <w:lvlJc w:val="left"/>
      <w:pPr>
        <w:ind w:left="720" w:hanging="360"/>
      </w:pPr>
      <w:rPr>
        <w:rFonts w:hint="default" w:ascii="Symbol" w:hAnsi="Symbol"/>
      </w:rPr>
    </w:lvl>
    <w:lvl w:ilvl="1" w:tplc="2A463470">
      <w:start w:val="1"/>
      <w:numFmt w:val="bullet"/>
      <w:lvlText w:val="o"/>
      <w:lvlJc w:val="left"/>
      <w:pPr>
        <w:ind w:left="1440" w:hanging="360"/>
      </w:pPr>
      <w:rPr>
        <w:rFonts w:hint="default" w:ascii="Courier New" w:hAnsi="Courier New"/>
      </w:rPr>
    </w:lvl>
    <w:lvl w:ilvl="2" w:tplc="2EA6F31C">
      <w:start w:val="1"/>
      <w:numFmt w:val="bullet"/>
      <w:lvlText w:val=""/>
      <w:lvlJc w:val="left"/>
      <w:pPr>
        <w:ind w:left="2160" w:hanging="360"/>
      </w:pPr>
      <w:rPr>
        <w:rFonts w:hint="default" w:ascii="Wingdings" w:hAnsi="Wingdings"/>
      </w:rPr>
    </w:lvl>
    <w:lvl w:ilvl="3" w:tplc="FD24118E">
      <w:start w:val="1"/>
      <w:numFmt w:val="bullet"/>
      <w:lvlText w:val=""/>
      <w:lvlJc w:val="left"/>
      <w:pPr>
        <w:ind w:left="2880" w:hanging="360"/>
      </w:pPr>
      <w:rPr>
        <w:rFonts w:hint="default" w:ascii="Symbol" w:hAnsi="Symbol"/>
      </w:rPr>
    </w:lvl>
    <w:lvl w:ilvl="4" w:tplc="C770C4EC">
      <w:start w:val="1"/>
      <w:numFmt w:val="bullet"/>
      <w:lvlText w:val="o"/>
      <w:lvlJc w:val="left"/>
      <w:pPr>
        <w:ind w:left="3600" w:hanging="360"/>
      </w:pPr>
      <w:rPr>
        <w:rFonts w:hint="default" w:ascii="Courier New" w:hAnsi="Courier New"/>
      </w:rPr>
    </w:lvl>
    <w:lvl w:ilvl="5" w:tplc="0F3024FE">
      <w:start w:val="1"/>
      <w:numFmt w:val="bullet"/>
      <w:lvlText w:val=""/>
      <w:lvlJc w:val="left"/>
      <w:pPr>
        <w:ind w:left="4320" w:hanging="360"/>
      </w:pPr>
      <w:rPr>
        <w:rFonts w:hint="default" w:ascii="Wingdings" w:hAnsi="Wingdings"/>
      </w:rPr>
    </w:lvl>
    <w:lvl w:ilvl="6" w:tplc="A1281DD0">
      <w:start w:val="1"/>
      <w:numFmt w:val="bullet"/>
      <w:lvlText w:val=""/>
      <w:lvlJc w:val="left"/>
      <w:pPr>
        <w:ind w:left="5040" w:hanging="360"/>
      </w:pPr>
      <w:rPr>
        <w:rFonts w:hint="default" w:ascii="Symbol" w:hAnsi="Symbol"/>
      </w:rPr>
    </w:lvl>
    <w:lvl w:ilvl="7" w:tplc="309A0B2A">
      <w:start w:val="1"/>
      <w:numFmt w:val="bullet"/>
      <w:lvlText w:val="o"/>
      <w:lvlJc w:val="left"/>
      <w:pPr>
        <w:ind w:left="5760" w:hanging="360"/>
      </w:pPr>
      <w:rPr>
        <w:rFonts w:hint="default" w:ascii="Courier New" w:hAnsi="Courier New"/>
      </w:rPr>
    </w:lvl>
    <w:lvl w:ilvl="8" w:tplc="B45E0174">
      <w:start w:val="1"/>
      <w:numFmt w:val="bullet"/>
      <w:lvlText w:val=""/>
      <w:lvlJc w:val="left"/>
      <w:pPr>
        <w:ind w:left="6480" w:hanging="360"/>
      </w:pPr>
      <w:rPr>
        <w:rFonts w:hint="default" w:ascii="Wingdings" w:hAnsi="Wingdings"/>
      </w:rPr>
    </w:lvl>
  </w:abstractNum>
  <w:abstractNum w:abstractNumId="28" w15:restartNumberingAfterBreak="0">
    <w:nsid w:val="6183E657"/>
    <w:multiLevelType w:val="hybridMultilevel"/>
    <w:tmpl w:val="E9449522"/>
    <w:lvl w:ilvl="0" w:tplc="E81E8B26">
      <w:start w:val="1"/>
      <w:numFmt w:val="bullet"/>
      <w:lvlText w:val=""/>
      <w:lvlJc w:val="left"/>
      <w:pPr>
        <w:ind w:left="720" w:hanging="360"/>
      </w:pPr>
      <w:rPr>
        <w:rFonts w:hint="default" w:ascii="Symbol" w:hAnsi="Symbol"/>
      </w:rPr>
    </w:lvl>
    <w:lvl w:ilvl="1" w:tplc="D3A4D4F0">
      <w:start w:val="1"/>
      <w:numFmt w:val="bullet"/>
      <w:lvlText w:val="o"/>
      <w:lvlJc w:val="left"/>
      <w:pPr>
        <w:ind w:left="1440" w:hanging="360"/>
      </w:pPr>
      <w:rPr>
        <w:rFonts w:hint="default" w:ascii="Courier New" w:hAnsi="Courier New"/>
      </w:rPr>
    </w:lvl>
    <w:lvl w:ilvl="2" w:tplc="B40E1A9E">
      <w:start w:val="1"/>
      <w:numFmt w:val="bullet"/>
      <w:lvlText w:val=""/>
      <w:lvlJc w:val="left"/>
      <w:pPr>
        <w:ind w:left="2160" w:hanging="360"/>
      </w:pPr>
      <w:rPr>
        <w:rFonts w:hint="default" w:ascii="Wingdings" w:hAnsi="Wingdings"/>
      </w:rPr>
    </w:lvl>
    <w:lvl w:ilvl="3" w:tplc="A814AAEC">
      <w:start w:val="1"/>
      <w:numFmt w:val="bullet"/>
      <w:lvlText w:val=""/>
      <w:lvlJc w:val="left"/>
      <w:pPr>
        <w:ind w:left="2880" w:hanging="360"/>
      </w:pPr>
      <w:rPr>
        <w:rFonts w:hint="default" w:ascii="Symbol" w:hAnsi="Symbol"/>
      </w:rPr>
    </w:lvl>
    <w:lvl w:ilvl="4" w:tplc="D2B6167E">
      <w:start w:val="1"/>
      <w:numFmt w:val="bullet"/>
      <w:lvlText w:val="o"/>
      <w:lvlJc w:val="left"/>
      <w:pPr>
        <w:ind w:left="3600" w:hanging="360"/>
      </w:pPr>
      <w:rPr>
        <w:rFonts w:hint="default" w:ascii="Courier New" w:hAnsi="Courier New"/>
      </w:rPr>
    </w:lvl>
    <w:lvl w:ilvl="5" w:tplc="3C12F038">
      <w:start w:val="1"/>
      <w:numFmt w:val="bullet"/>
      <w:lvlText w:val=""/>
      <w:lvlJc w:val="left"/>
      <w:pPr>
        <w:ind w:left="4320" w:hanging="360"/>
      </w:pPr>
      <w:rPr>
        <w:rFonts w:hint="default" w:ascii="Wingdings" w:hAnsi="Wingdings"/>
      </w:rPr>
    </w:lvl>
    <w:lvl w:ilvl="6" w:tplc="479A4D36">
      <w:start w:val="1"/>
      <w:numFmt w:val="bullet"/>
      <w:lvlText w:val=""/>
      <w:lvlJc w:val="left"/>
      <w:pPr>
        <w:ind w:left="5040" w:hanging="360"/>
      </w:pPr>
      <w:rPr>
        <w:rFonts w:hint="default" w:ascii="Symbol" w:hAnsi="Symbol"/>
      </w:rPr>
    </w:lvl>
    <w:lvl w:ilvl="7" w:tplc="65C47E9E">
      <w:start w:val="1"/>
      <w:numFmt w:val="bullet"/>
      <w:lvlText w:val="o"/>
      <w:lvlJc w:val="left"/>
      <w:pPr>
        <w:ind w:left="5760" w:hanging="360"/>
      </w:pPr>
      <w:rPr>
        <w:rFonts w:hint="default" w:ascii="Courier New" w:hAnsi="Courier New"/>
      </w:rPr>
    </w:lvl>
    <w:lvl w:ilvl="8" w:tplc="EBE69E04">
      <w:start w:val="1"/>
      <w:numFmt w:val="bullet"/>
      <w:lvlText w:val=""/>
      <w:lvlJc w:val="left"/>
      <w:pPr>
        <w:ind w:left="6480" w:hanging="360"/>
      </w:pPr>
      <w:rPr>
        <w:rFonts w:hint="default" w:ascii="Wingdings" w:hAnsi="Wingdings"/>
      </w:rPr>
    </w:lvl>
  </w:abstractNum>
  <w:abstractNum w:abstractNumId="29" w15:restartNumberingAfterBreak="0">
    <w:nsid w:val="63848536"/>
    <w:multiLevelType w:val="hybridMultilevel"/>
    <w:tmpl w:val="D818895E"/>
    <w:styleLink w:val="5"/>
    <w:lvl w:ilvl="0" w:tplc="6F5C899A">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B36A8E6">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F8EAA0A">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1841C5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7D69744">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EA4D84">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2380ACE">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90436F2">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A4241C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650799F3"/>
    <w:multiLevelType w:val="hybridMultilevel"/>
    <w:tmpl w:val="9FD65D12"/>
    <w:lvl w:ilvl="0" w:tplc="171E518A">
      <w:start w:val="1"/>
      <w:numFmt w:val="bullet"/>
      <w:lvlText w:val=""/>
      <w:lvlJc w:val="left"/>
      <w:pPr>
        <w:ind w:left="1152" w:hanging="360"/>
      </w:pPr>
      <w:rPr>
        <w:rFonts w:hint="default" w:ascii="Symbol" w:hAnsi="Symbol"/>
      </w:rPr>
    </w:lvl>
    <w:lvl w:ilvl="1" w:tplc="98FC7E4A">
      <w:start w:val="1"/>
      <w:numFmt w:val="lowerLetter"/>
      <w:lvlText w:val="%2."/>
      <w:lvlJc w:val="left"/>
      <w:pPr>
        <w:ind w:left="1872" w:hanging="360"/>
      </w:pPr>
    </w:lvl>
    <w:lvl w:ilvl="2" w:tplc="5404B446">
      <w:start w:val="1"/>
      <w:numFmt w:val="lowerRoman"/>
      <w:lvlText w:val="%3."/>
      <w:lvlJc w:val="right"/>
      <w:pPr>
        <w:ind w:left="2592" w:hanging="180"/>
      </w:pPr>
    </w:lvl>
    <w:lvl w:ilvl="3" w:tplc="8AC2BCF2">
      <w:start w:val="1"/>
      <w:numFmt w:val="decimal"/>
      <w:lvlText w:val="%4."/>
      <w:lvlJc w:val="left"/>
      <w:pPr>
        <w:ind w:left="3312" w:hanging="360"/>
      </w:pPr>
    </w:lvl>
    <w:lvl w:ilvl="4" w:tplc="16F4D7CC">
      <w:start w:val="1"/>
      <w:numFmt w:val="lowerLetter"/>
      <w:lvlText w:val="%5."/>
      <w:lvlJc w:val="left"/>
      <w:pPr>
        <w:ind w:left="4032" w:hanging="360"/>
      </w:pPr>
    </w:lvl>
    <w:lvl w:ilvl="5" w:tplc="5FB28AF6">
      <w:start w:val="1"/>
      <w:numFmt w:val="lowerRoman"/>
      <w:lvlText w:val="%6."/>
      <w:lvlJc w:val="right"/>
      <w:pPr>
        <w:ind w:left="4752" w:hanging="180"/>
      </w:pPr>
    </w:lvl>
    <w:lvl w:ilvl="6" w:tplc="96AA77B6">
      <w:start w:val="1"/>
      <w:numFmt w:val="decimal"/>
      <w:lvlText w:val="%7."/>
      <w:lvlJc w:val="left"/>
      <w:pPr>
        <w:ind w:left="5472" w:hanging="360"/>
      </w:pPr>
    </w:lvl>
    <w:lvl w:ilvl="7" w:tplc="DB2CE10E">
      <w:start w:val="1"/>
      <w:numFmt w:val="lowerLetter"/>
      <w:lvlText w:val="%8."/>
      <w:lvlJc w:val="left"/>
      <w:pPr>
        <w:ind w:left="6192" w:hanging="360"/>
      </w:pPr>
    </w:lvl>
    <w:lvl w:ilvl="8" w:tplc="5808A598">
      <w:start w:val="1"/>
      <w:numFmt w:val="lowerRoman"/>
      <w:lvlText w:val="%9."/>
      <w:lvlJc w:val="right"/>
      <w:pPr>
        <w:ind w:left="6912" w:hanging="180"/>
      </w:pPr>
    </w:lvl>
  </w:abstractNum>
  <w:abstractNum w:abstractNumId="31" w15:restartNumberingAfterBreak="0">
    <w:nsid w:val="687F9F5B"/>
    <w:multiLevelType w:val="hybridMultilevel"/>
    <w:tmpl w:val="FEE890FE"/>
    <w:lvl w:ilvl="0" w:tplc="F66C10A0">
      <w:start w:val="1"/>
      <w:numFmt w:val="decimal"/>
      <w:lvlText w:val="%1."/>
      <w:lvlJc w:val="left"/>
      <w:pPr>
        <w:ind w:left="720" w:hanging="360"/>
      </w:pPr>
    </w:lvl>
    <w:lvl w:ilvl="1" w:tplc="4C000C88">
      <w:start w:val="1"/>
      <w:numFmt w:val="lowerLetter"/>
      <w:lvlText w:val="%2."/>
      <w:lvlJc w:val="left"/>
      <w:pPr>
        <w:ind w:left="1440" w:hanging="360"/>
      </w:pPr>
    </w:lvl>
    <w:lvl w:ilvl="2" w:tplc="FCB2E69A">
      <w:start w:val="1"/>
      <w:numFmt w:val="lowerRoman"/>
      <w:lvlText w:val="%3."/>
      <w:lvlJc w:val="right"/>
      <w:pPr>
        <w:ind w:left="2160" w:hanging="180"/>
      </w:pPr>
    </w:lvl>
    <w:lvl w:ilvl="3" w:tplc="30020378">
      <w:start w:val="1"/>
      <w:numFmt w:val="decimal"/>
      <w:lvlText w:val="%4."/>
      <w:lvlJc w:val="left"/>
      <w:pPr>
        <w:ind w:left="2880" w:hanging="360"/>
      </w:pPr>
    </w:lvl>
    <w:lvl w:ilvl="4" w:tplc="95FC5480">
      <w:start w:val="1"/>
      <w:numFmt w:val="lowerLetter"/>
      <w:lvlText w:val="%5."/>
      <w:lvlJc w:val="left"/>
      <w:pPr>
        <w:ind w:left="3600" w:hanging="360"/>
      </w:pPr>
    </w:lvl>
    <w:lvl w:ilvl="5" w:tplc="2EC6EEA0">
      <w:start w:val="1"/>
      <w:numFmt w:val="lowerRoman"/>
      <w:lvlText w:val="%6."/>
      <w:lvlJc w:val="right"/>
      <w:pPr>
        <w:ind w:left="4320" w:hanging="180"/>
      </w:pPr>
    </w:lvl>
    <w:lvl w:ilvl="6" w:tplc="F4D8C1AC">
      <w:start w:val="1"/>
      <w:numFmt w:val="decimal"/>
      <w:lvlText w:val="%7."/>
      <w:lvlJc w:val="left"/>
      <w:pPr>
        <w:ind w:left="5040" w:hanging="360"/>
      </w:pPr>
    </w:lvl>
    <w:lvl w:ilvl="7" w:tplc="59E0769E">
      <w:start w:val="1"/>
      <w:numFmt w:val="lowerLetter"/>
      <w:lvlText w:val="%8."/>
      <w:lvlJc w:val="left"/>
      <w:pPr>
        <w:ind w:left="5760" w:hanging="360"/>
      </w:pPr>
    </w:lvl>
    <w:lvl w:ilvl="8" w:tplc="2A92733E">
      <w:start w:val="1"/>
      <w:numFmt w:val="lowerRoman"/>
      <w:lvlText w:val="%9."/>
      <w:lvlJc w:val="right"/>
      <w:pPr>
        <w:ind w:left="6480" w:hanging="180"/>
      </w:pPr>
    </w:lvl>
  </w:abstractNum>
  <w:abstractNum w:abstractNumId="32" w15:restartNumberingAfterBreak="0">
    <w:nsid w:val="69AA493D"/>
    <w:multiLevelType w:val="hybridMultilevel"/>
    <w:tmpl w:val="B4024B46"/>
    <w:lvl w:ilvl="0" w:tplc="2012AC6E">
      <w:start w:val="1"/>
      <w:numFmt w:val="bullet"/>
      <w:lvlText w:val=""/>
      <w:lvlJc w:val="left"/>
      <w:pPr>
        <w:ind w:left="1152" w:hanging="360"/>
      </w:pPr>
      <w:rPr>
        <w:rFonts w:hint="default" w:ascii="Symbol" w:hAnsi="Symbol"/>
      </w:rPr>
    </w:lvl>
    <w:lvl w:ilvl="1" w:tplc="A94409B2">
      <w:start w:val="1"/>
      <w:numFmt w:val="lowerLetter"/>
      <w:lvlText w:val="%2."/>
      <w:lvlJc w:val="left"/>
      <w:pPr>
        <w:ind w:left="1872" w:hanging="360"/>
      </w:pPr>
    </w:lvl>
    <w:lvl w:ilvl="2" w:tplc="59963802">
      <w:start w:val="1"/>
      <w:numFmt w:val="lowerRoman"/>
      <w:lvlText w:val="%3."/>
      <w:lvlJc w:val="right"/>
      <w:pPr>
        <w:ind w:left="2592" w:hanging="180"/>
      </w:pPr>
    </w:lvl>
    <w:lvl w:ilvl="3" w:tplc="224C12F6">
      <w:start w:val="1"/>
      <w:numFmt w:val="decimal"/>
      <w:lvlText w:val="%4."/>
      <w:lvlJc w:val="left"/>
      <w:pPr>
        <w:ind w:left="3312" w:hanging="360"/>
      </w:pPr>
    </w:lvl>
    <w:lvl w:ilvl="4" w:tplc="BA98DA38">
      <w:start w:val="1"/>
      <w:numFmt w:val="lowerLetter"/>
      <w:lvlText w:val="%5."/>
      <w:lvlJc w:val="left"/>
      <w:pPr>
        <w:ind w:left="4032" w:hanging="360"/>
      </w:pPr>
    </w:lvl>
    <w:lvl w:ilvl="5" w:tplc="1C6A66E2">
      <w:start w:val="1"/>
      <w:numFmt w:val="lowerRoman"/>
      <w:lvlText w:val="%6."/>
      <w:lvlJc w:val="right"/>
      <w:pPr>
        <w:ind w:left="4752" w:hanging="180"/>
      </w:pPr>
    </w:lvl>
    <w:lvl w:ilvl="6" w:tplc="6974E8DA">
      <w:start w:val="1"/>
      <w:numFmt w:val="decimal"/>
      <w:lvlText w:val="%7."/>
      <w:lvlJc w:val="left"/>
      <w:pPr>
        <w:ind w:left="5472" w:hanging="360"/>
      </w:pPr>
    </w:lvl>
    <w:lvl w:ilvl="7" w:tplc="AA22805C">
      <w:start w:val="1"/>
      <w:numFmt w:val="lowerLetter"/>
      <w:lvlText w:val="%8."/>
      <w:lvlJc w:val="left"/>
      <w:pPr>
        <w:ind w:left="6192" w:hanging="360"/>
      </w:pPr>
    </w:lvl>
    <w:lvl w:ilvl="8" w:tplc="AC248696">
      <w:start w:val="1"/>
      <w:numFmt w:val="lowerRoman"/>
      <w:lvlText w:val="%9."/>
      <w:lvlJc w:val="right"/>
      <w:pPr>
        <w:ind w:left="6912" w:hanging="180"/>
      </w:pPr>
    </w:lvl>
  </w:abstractNum>
  <w:abstractNum w:abstractNumId="33" w15:restartNumberingAfterBreak="0">
    <w:nsid w:val="6A31EB62"/>
    <w:multiLevelType w:val="hybridMultilevel"/>
    <w:tmpl w:val="6FB882D6"/>
    <w:numStyleLink w:val="1"/>
  </w:abstractNum>
  <w:abstractNum w:abstractNumId="34" w15:restartNumberingAfterBreak="0">
    <w:nsid w:val="6FB4699C"/>
    <w:multiLevelType w:val="hybridMultilevel"/>
    <w:tmpl w:val="CAF26558"/>
    <w:numStyleLink w:val="7"/>
  </w:abstractNum>
  <w:abstractNum w:abstractNumId="35" w15:restartNumberingAfterBreak="0">
    <w:nsid w:val="71CF8010"/>
    <w:multiLevelType w:val="hybridMultilevel"/>
    <w:tmpl w:val="C70EF3E0"/>
    <w:lvl w:ilvl="0" w:tplc="90129562">
      <w:start w:val="1"/>
      <w:numFmt w:val="bullet"/>
      <w:lvlText w:val=""/>
      <w:lvlJc w:val="left"/>
      <w:pPr>
        <w:ind w:left="1080" w:hanging="360"/>
      </w:pPr>
      <w:rPr>
        <w:rFonts w:hint="default" w:ascii="Symbol" w:hAnsi="Symbol"/>
      </w:rPr>
    </w:lvl>
    <w:lvl w:ilvl="1" w:tplc="50DA1052">
      <w:start w:val="1"/>
      <w:numFmt w:val="bullet"/>
      <w:lvlText w:val="o"/>
      <w:lvlJc w:val="left"/>
      <w:pPr>
        <w:ind w:left="1800" w:hanging="360"/>
      </w:pPr>
      <w:rPr>
        <w:rFonts w:hint="default" w:ascii="Courier New" w:hAnsi="Courier New"/>
      </w:rPr>
    </w:lvl>
    <w:lvl w:ilvl="2" w:tplc="9282F004">
      <w:start w:val="1"/>
      <w:numFmt w:val="bullet"/>
      <w:lvlText w:val=""/>
      <w:lvlJc w:val="left"/>
      <w:pPr>
        <w:ind w:left="2520" w:hanging="360"/>
      </w:pPr>
      <w:rPr>
        <w:rFonts w:hint="default" w:ascii="Wingdings" w:hAnsi="Wingdings"/>
      </w:rPr>
    </w:lvl>
    <w:lvl w:ilvl="3" w:tplc="4B8A731A">
      <w:start w:val="1"/>
      <w:numFmt w:val="bullet"/>
      <w:lvlText w:val=""/>
      <w:lvlJc w:val="left"/>
      <w:pPr>
        <w:ind w:left="3240" w:hanging="360"/>
      </w:pPr>
      <w:rPr>
        <w:rFonts w:hint="default" w:ascii="Symbol" w:hAnsi="Symbol"/>
      </w:rPr>
    </w:lvl>
    <w:lvl w:ilvl="4" w:tplc="153C04A6">
      <w:start w:val="1"/>
      <w:numFmt w:val="bullet"/>
      <w:lvlText w:val="o"/>
      <w:lvlJc w:val="left"/>
      <w:pPr>
        <w:ind w:left="3960" w:hanging="360"/>
      </w:pPr>
      <w:rPr>
        <w:rFonts w:hint="default" w:ascii="Courier New" w:hAnsi="Courier New"/>
      </w:rPr>
    </w:lvl>
    <w:lvl w:ilvl="5" w:tplc="CFE8A1AE">
      <w:start w:val="1"/>
      <w:numFmt w:val="bullet"/>
      <w:lvlText w:val=""/>
      <w:lvlJc w:val="left"/>
      <w:pPr>
        <w:ind w:left="4680" w:hanging="360"/>
      </w:pPr>
      <w:rPr>
        <w:rFonts w:hint="default" w:ascii="Wingdings" w:hAnsi="Wingdings"/>
      </w:rPr>
    </w:lvl>
    <w:lvl w:ilvl="6" w:tplc="0CB014D0">
      <w:start w:val="1"/>
      <w:numFmt w:val="bullet"/>
      <w:lvlText w:val=""/>
      <w:lvlJc w:val="left"/>
      <w:pPr>
        <w:ind w:left="5400" w:hanging="360"/>
      </w:pPr>
      <w:rPr>
        <w:rFonts w:hint="default" w:ascii="Symbol" w:hAnsi="Symbol"/>
      </w:rPr>
    </w:lvl>
    <w:lvl w:ilvl="7" w:tplc="E42AAFA0">
      <w:start w:val="1"/>
      <w:numFmt w:val="bullet"/>
      <w:lvlText w:val="o"/>
      <w:lvlJc w:val="left"/>
      <w:pPr>
        <w:ind w:left="6120" w:hanging="360"/>
      </w:pPr>
      <w:rPr>
        <w:rFonts w:hint="default" w:ascii="Courier New" w:hAnsi="Courier New"/>
      </w:rPr>
    </w:lvl>
    <w:lvl w:ilvl="8" w:tplc="19204906">
      <w:start w:val="1"/>
      <w:numFmt w:val="bullet"/>
      <w:lvlText w:val=""/>
      <w:lvlJc w:val="left"/>
      <w:pPr>
        <w:ind w:left="6840" w:hanging="360"/>
      </w:pPr>
      <w:rPr>
        <w:rFonts w:hint="default" w:ascii="Wingdings" w:hAnsi="Wingdings"/>
      </w:rPr>
    </w:lvl>
  </w:abstractNum>
  <w:abstractNum w:abstractNumId="36" w15:restartNumberingAfterBreak="0">
    <w:nsid w:val="7AC4B32E"/>
    <w:multiLevelType w:val="hybridMultilevel"/>
    <w:tmpl w:val="3BE66516"/>
    <w:lvl w:ilvl="0" w:tplc="94306CD4">
      <w:start w:val="1"/>
      <w:numFmt w:val="bullet"/>
      <w:lvlText w:val=""/>
      <w:lvlJc w:val="left"/>
      <w:pPr>
        <w:ind w:left="720" w:hanging="360"/>
      </w:pPr>
      <w:rPr>
        <w:rFonts w:hint="default" w:ascii="Symbol" w:hAnsi="Symbol"/>
      </w:rPr>
    </w:lvl>
    <w:lvl w:ilvl="1" w:tplc="6EAE9350">
      <w:start w:val="1"/>
      <w:numFmt w:val="bullet"/>
      <w:lvlText w:val="o"/>
      <w:lvlJc w:val="left"/>
      <w:pPr>
        <w:ind w:left="1440" w:hanging="360"/>
      </w:pPr>
      <w:rPr>
        <w:rFonts w:hint="default" w:ascii="Courier New" w:hAnsi="Courier New"/>
      </w:rPr>
    </w:lvl>
    <w:lvl w:ilvl="2" w:tplc="08FAD59E">
      <w:start w:val="1"/>
      <w:numFmt w:val="bullet"/>
      <w:lvlText w:val=""/>
      <w:lvlJc w:val="left"/>
      <w:pPr>
        <w:ind w:left="2160" w:hanging="360"/>
      </w:pPr>
      <w:rPr>
        <w:rFonts w:hint="default" w:ascii="Wingdings" w:hAnsi="Wingdings"/>
      </w:rPr>
    </w:lvl>
    <w:lvl w:ilvl="3" w:tplc="AF1EC470">
      <w:start w:val="1"/>
      <w:numFmt w:val="bullet"/>
      <w:lvlText w:val=""/>
      <w:lvlJc w:val="left"/>
      <w:pPr>
        <w:ind w:left="2880" w:hanging="360"/>
      </w:pPr>
      <w:rPr>
        <w:rFonts w:hint="default" w:ascii="Symbol" w:hAnsi="Symbol"/>
      </w:rPr>
    </w:lvl>
    <w:lvl w:ilvl="4" w:tplc="B1CEB67C">
      <w:start w:val="1"/>
      <w:numFmt w:val="lowerLetter"/>
      <w:lvlText w:val="%5."/>
      <w:lvlJc w:val="left"/>
      <w:pPr>
        <w:ind w:left="3600" w:hanging="360"/>
      </w:pPr>
    </w:lvl>
    <w:lvl w:ilvl="5" w:tplc="3DD8F60C">
      <w:start w:val="1"/>
      <w:numFmt w:val="bullet"/>
      <w:lvlText w:val=""/>
      <w:lvlJc w:val="left"/>
      <w:pPr>
        <w:ind w:left="4320" w:hanging="360"/>
      </w:pPr>
      <w:rPr>
        <w:rFonts w:hint="default" w:ascii="Wingdings" w:hAnsi="Wingdings"/>
      </w:rPr>
    </w:lvl>
    <w:lvl w:ilvl="6" w:tplc="BCAED412">
      <w:start w:val="1"/>
      <w:numFmt w:val="bullet"/>
      <w:lvlText w:val=""/>
      <w:lvlJc w:val="left"/>
      <w:pPr>
        <w:ind w:left="5040" w:hanging="360"/>
      </w:pPr>
      <w:rPr>
        <w:rFonts w:hint="default" w:ascii="Symbol" w:hAnsi="Symbol"/>
      </w:rPr>
    </w:lvl>
    <w:lvl w:ilvl="7" w:tplc="6D501C8E">
      <w:start w:val="1"/>
      <w:numFmt w:val="bullet"/>
      <w:lvlText w:val="o"/>
      <w:lvlJc w:val="left"/>
      <w:pPr>
        <w:ind w:left="5760" w:hanging="360"/>
      </w:pPr>
      <w:rPr>
        <w:rFonts w:hint="default" w:ascii="Courier New" w:hAnsi="Courier New"/>
      </w:rPr>
    </w:lvl>
    <w:lvl w:ilvl="8" w:tplc="D2D83A42">
      <w:start w:val="1"/>
      <w:numFmt w:val="bullet"/>
      <w:lvlText w:val=""/>
      <w:lvlJc w:val="left"/>
      <w:pPr>
        <w:ind w:left="6480" w:hanging="360"/>
      </w:pPr>
      <w:rPr>
        <w:rFonts w:hint="default" w:ascii="Wingdings" w:hAnsi="Wingdings"/>
      </w:rPr>
    </w:lvl>
  </w:abstractNum>
  <w:abstractNum w:abstractNumId="37" w15:restartNumberingAfterBreak="0">
    <w:nsid w:val="7D9C145C"/>
    <w:multiLevelType w:val="hybridMultilevel"/>
    <w:tmpl w:val="CECAC798"/>
    <w:numStyleLink w:val="3"/>
  </w:abstractNum>
  <w:num w:numId="1" w16cid:durableId="1375733975">
    <w:abstractNumId w:val="10"/>
  </w:num>
  <w:num w:numId="2" w16cid:durableId="921136804">
    <w:abstractNumId w:val="13"/>
  </w:num>
  <w:num w:numId="3" w16cid:durableId="861091144">
    <w:abstractNumId w:val="30"/>
  </w:num>
  <w:num w:numId="4" w16cid:durableId="1090656874">
    <w:abstractNumId w:val="32"/>
  </w:num>
  <w:num w:numId="5" w16cid:durableId="1761365213">
    <w:abstractNumId w:val="3"/>
  </w:num>
  <w:num w:numId="6" w16cid:durableId="829905101">
    <w:abstractNumId w:val="26"/>
  </w:num>
  <w:num w:numId="7" w16cid:durableId="305476869">
    <w:abstractNumId w:val="23"/>
  </w:num>
  <w:num w:numId="8" w16cid:durableId="123041140">
    <w:abstractNumId w:val="28"/>
  </w:num>
  <w:num w:numId="9" w16cid:durableId="221211166">
    <w:abstractNumId w:val="4"/>
  </w:num>
  <w:num w:numId="10" w16cid:durableId="488837288">
    <w:abstractNumId w:val="27"/>
  </w:num>
  <w:num w:numId="11" w16cid:durableId="101076039">
    <w:abstractNumId w:val="35"/>
  </w:num>
  <w:num w:numId="12" w16cid:durableId="1294483087">
    <w:abstractNumId w:val="8"/>
  </w:num>
  <w:num w:numId="13" w16cid:durableId="1410806443">
    <w:abstractNumId w:val="31"/>
  </w:num>
  <w:num w:numId="14" w16cid:durableId="61022705">
    <w:abstractNumId w:val="14"/>
  </w:num>
  <w:num w:numId="15" w16cid:durableId="1853300663">
    <w:abstractNumId w:val="7"/>
  </w:num>
  <w:num w:numId="16" w16cid:durableId="796290785">
    <w:abstractNumId w:val="22"/>
  </w:num>
  <w:num w:numId="17" w16cid:durableId="162362860">
    <w:abstractNumId w:val="25"/>
  </w:num>
  <w:num w:numId="18" w16cid:durableId="222062120">
    <w:abstractNumId w:val="6"/>
  </w:num>
  <w:num w:numId="19" w16cid:durableId="269944365">
    <w:abstractNumId w:val="36"/>
  </w:num>
  <w:num w:numId="20" w16cid:durableId="1377192639">
    <w:abstractNumId w:val="9"/>
  </w:num>
  <w:num w:numId="21" w16cid:durableId="1840265477">
    <w:abstractNumId w:val="20"/>
  </w:num>
  <w:num w:numId="22" w16cid:durableId="104346823">
    <w:abstractNumId w:val="17"/>
  </w:num>
  <w:num w:numId="23" w16cid:durableId="324825117">
    <w:abstractNumId w:val="33"/>
  </w:num>
  <w:num w:numId="24" w16cid:durableId="1454010577">
    <w:abstractNumId w:val="15"/>
  </w:num>
  <w:num w:numId="25" w16cid:durableId="661856411">
    <w:abstractNumId w:val="18"/>
  </w:num>
  <w:num w:numId="26" w16cid:durableId="433325594">
    <w:abstractNumId w:val="5"/>
  </w:num>
  <w:num w:numId="27" w16cid:durableId="1382710292">
    <w:abstractNumId w:val="37"/>
  </w:num>
  <w:num w:numId="28" w16cid:durableId="438792307">
    <w:abstractNumId w:val="2"/>
  </w:num>
  <w:num w:numId="29" w16cid:durableId="1574852822">
    <w:abstractNumId w:val="16"/>
  </w:num>
  <w:num w:numId="30" w16cid:durableId="651759616">
    <w:abstractNumId w:val="29"/>
  </w:num>
  <w:num w:numId="31" w16cid:durableId="1436752783">
    <w:abstractNumId w:val="1"/>
  </w:num>
  <w:num w:numId="32" w16cid:durableId="237402477">
    <w:abstractNumId w:val="11"/>
  </w:num>
  <w:num w:numId="33" w16cid:durableId="297884929">
    <w:abstractNumId w:val="0"/>
  </w:num>
  <w:num w:numId="34" w16cid:durableId="1087313987">
    <w:abstractNumId w:val="12"/>
  </w:num>
  <w:num w:numId="35" w16cid:durableId="294915188">
    <w:abstractNumId w:val="34"/>
  </w:num>
  <w:num w:numId="36" w16cid:durableId="1471093668">
    <w:abstractNumId w:val="21"/>
  </w:num>
  <w:num w:numId="37" w16cid:durableId="1832864081">
    <w:abstractNumId w:val="19"/>
  </w:num>
  <w:num w:numId="38" w16cid:durableId="1387070849">
    <w:abstractNumId w:val="24"/>
  </w:num>
</w:numbering>
</file>

<file path=word/people.xml><?xml version="1.0" encoding="utf-8"?>
<w15:people xmlns:mc="http://schemas.openxmlformats.org/markup-compatibility/2006" xmlns:w15="http://schemas.microsoft.com/office/word/2012/wordml" mc:Ignorable="w15">
  <w15:person w15:author="Yajima, Masanao">
    <w15:presenceInfo w15:providerId="AD" w15:userId="S::yajima@bu.edu::b8c7e2c5-122f-4fb6-a986-62647a86ad8b"/>
  </w15:person>
  <w15:person w15:author="Herath, Vindyani">
    <w15:presenceInfo w15:providerId="AD" w15:userId="S::vindyani@bu.edu::7dc07201-f9d6-4bbb-81b5-2277175ab73c"/>
  </w15:person>
  <w15:person w15:author="Ramelmeier, Kamron">
    <w15:presenceInfo w15:providerId="AD" w15:userId="S::kamronas@bu.edu::0cc6d3f0-158d-44a8-ba40-086764154144"/>
  </w15:person>
  <w15:person w15:author="Tao, Tingji">
    <w15:presenceInfo w15:providerId="AD" w15:userId="S::taotingj@bu.edu::de85ac09-e1a5-4ec8-9f69-7314f9a25167"/>
  </w15:person>
  <w15:person w15:author="Tao, Tingji">
    <w15:presenceInfo w15:providerId="AD" w15:userId="S::taotingj@bu.edu::de85ac09-e1a5-4ec8-9f69-7314f9a25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C8A4"/>
    <w:rsid w:val="00130DFF"/>
    <w:rsid w:val="0014C8A4"/>
    <w:rsid w:val="002CBC37"/>
    <w:rsid w:val="002E4D75"/>
    <w:rsid w:val="00373C41"/>
    <w:rsid w:val="003FBEC5"/>
    <w:rsid w:val="004928FA"/>
    <w:rsid w:val="004B51EB"/>
    <w:rsid w:val="004C4B02"/>
    <w:rsid w:val="005B281E"/>
    <w:rsid w:val="00676344"/>
    <w:rsid w:val="006C2130"/>
    <w:rsid w:val="007572DE"/>
    <w:rsid w:val="007F565A"/>
    <w:rsid w:val="007F8ACD"/>
    <w:rsid w:val="008962B4"/>
    <w:rsid w:val="009E3EFB"/>
    <w:rsid w:val="00A39BB0"/>
    <w:rsid w:val="00A523E5"/>
    <w:rsid w:val="00B21F25"/>
    <w:rsid w:val="00B97C98"/>
    <w:rsid w:val="00BB34CA"/>
    <w:rsid w:val="00C24E27"/>
    <w:rsid w:val="00C94C30"/>
    <w:rsid w:val="00CF71A5"/>
    <w:rsid w:val="00E6C5F4"/>
    <w:rsid w:val="00F3E923"/>
    <w:rsid w:val="00FF01D1"/>
    <w:rsid w:val="01013471"/>
    <w:rsid w:val="0101B7C8"/>
    <w:rsid w:val="012CE3DE"/>
    <w:rsid w:val="014B7D43"/>
    <w:rsid w:val="015A8F02"/>
    <w:rsid w:val="0169088D"/>
    <w:rsid w:val="017093B8"/>
    <w:rsid w:val="0170DBAB"/>
    <w:rsid w:val="01741FC7"/>
    <w:rsid w:val="0182C5D3"/>
    <w:rsid w:val="018E6EFB"/>
    <w:rsid w:val="019B9D72"/>
    <w:rsid w:val="01BBE98D"/>
    <w:rsid w:val="01BDD4D7"/>
    <w:rsid w:val="01CB0620"/>
    <w:rsid w:val="01CCDD2B"/>
    <w:rsid w:val="01CE3A60"/>
    <w:rsid w:val="01E7BD4D"/>
    <w:rsid w:val="01EBF4EA"/>
    <w:rsid w:val="01ECEBEB"/>
    <w:rsid w:val="01F066C3"/>
    <w:rsid w:val="01F20741"/>
    <w:rsid w:val="01FEA902"/>
    <w:rsid w:val="01FEF05F"/>
    <w:rsid w:val="020C4E4B"/>
    <w:rsid w:val="020D8441"/>
    <w:rsid w:val="022D0690"/>
    <w:rsid w:val="02390744"/>
    <w:rsid w:val="023CDDC0"/>
    <w:rsid w:val="02557982"/>
    <w:rsid w:val="02599C38"/>
    <w:rsid w:val="026C118F"/>
    <w:rsid w:val="0280C6D3"/>
    <w:rsid w:val="02A1964D"/>
    <w:rsid w:val="02A4CE52"/>
    <w:rsid w:val="02B70CB3"/>
    <w:rsid w:val="02BB05F7"/>
    <w:rsid w:val="02CE391B"/>
    <w:rsid w:val="02DE8DEF"/>
    <w:rsid w:val="02E50E92"/>
    <w:rsid w:val="02FD6EDB"/>
    <w:rsid w:val="03006DE5"/>
    <w:rsid w:val="031DC989"/>
    <w:rsid w:val="034A2326"/>
    <w:rsid w:val="036BD82E"/>
    <w:rsid w:val="036C81CC"/>
    <w:rsid w:val="0390C338"/>
    <w:rsid w:val="03A36737"/>
    <w:rsid w:val="03AC014B"/>
    <w:rsid w:val="03B07811"/>
    <w:rsid w:val="03BC8B4A"/>
    <w:rsid w:val="03BEDBB1"/>
    <w:rsid w:val="03C2F467"/>
    <w:rsid w:val="03C62C46"/>
    <w:rsid w:val="03CA0B3B"/>
    <w:rsid w:val="03CCA3AE"/>
    <w:rsid w:val="03D3DE3D"/>
    <w:rsid w:val="03DD055B"/>
    <w:rsid w:val="03DD2B7F"/>
    <w:rsid w:val="03E1341C"/>
    <w:rsid w:val="03EE4697"/>
    <w:rsid w:val="03EFA734"/>
    <w:rsid w:val="03F0EB56"/>
    <w:rsid w:val="03F3EC42"/>
    <w:rsid w:val="03FC1408"/>
    <w:rsid w:val="042D368D"/>
    <w:rsid w:val="045135FF"/>
    <w:rsid w:val="0451452B"/>
    <w:rsid w:val="0453088F"/>
    <w:rsid w:val="049CE6BF"/>
    <w:rsid w:val="04BFB326"/>
    <w:rsid w:val="05093830"/>
    <w:rsid w:val="05174332"/>
    <w:rsid w:val="05248464"/>
    <w:rsid w:val="055FF31E"/>
    <w:rsid w:val="0567118D"/>
    <w:rsid w:val="056D80C2"/>
    <w:rsid w:val="056F9376"/>
    <w:rsid w:val="0571EFAB"/>
    <w:rsid w:val="0574C98C"/>
    <w:rsid w:val="05819E2C"/>
    <w:rsid w:val="05B7D8FD"/>
    <w:rsid w:val="05B94DDD"/>
    <w:rsid w:val="05CA6A50"/>
    <w:rsid w:val="05DA7F1B"/>
    <w:rsid w:val="05E2A454"/>
    <w:rsid w:val="05E3DF20"/>
    <w:rsid w:val="060194B9"/>
    <w:rsid w:val="0605547A"/>
    <w:rsid w:val="061CCE9D"/>
    <w:rsid w:val="063486EF"/>
    <w:rsid w:val="0649D0D2"/>
    <w:rsid w:val="064ACFEA"/>
    <w:rsid w:val="06571593"/>
    <w:rsid w:val="065DB00D"/>
    <w:rsid w:val="066A734C"/>
    <w:rsid w:val="067EBE34"/>
    <w:rsid w:val="068C404A"/>
    <w:rsid w:val="06AEAFB2"/>
    <w:rsid w:val="0700AB21"/>
    <w:rsid w:val="07038576"/>
    <w:rsid w:val="0732897C"/>
    <w:rsid w:val="07526D6E"/>
    <w:rsid w:val="0753CD4D"/>
    <w:rsid w:val="076FCE60"/>
    <w:rsid w:val="0784E15F"/>
    <w:rsid w:val="07AA138F"/>
    <w:rsid w:val="07B06A47"/>
    <w:rsid w:val="07B41C9E"/>
    <w:rsid w:val="07CC9569"/>
    <w:rsid w:val="07CE73FF"/>
    <w:rsid w:val="07DC0FC7"/>
    <w:rsid w:val="07DEAC27"/>
    <w:rsid w:val="07EC917F"/>
    <w:rsid w:val="07F57D4F"/>
    <w:rsid w:val="081F5B73"/>
    <w:rsid w:val="0847AB41"/>
    <w:rsid w:val="086DA3AB"/>
    <w:rsid w:val="0892394D"/>
    <w:rsid w:val="08983D7D"/>
    <w:rsid w:val="08ABC4CD"/>
    <w:rsid w:val="08BD5064"/>
    <w:rsid w:val="08D796B7"/>
    <w:rsid w:val="08E5656F"/>
    <w:rsid w:val="08ED7398"/>
    <w:rsid w:val="08F184CB"/>
    <w:rsid w:val="08FA9472"/>
    <w:rsid w:val="08FF7CC1"/>
    <w:rsid w:val="090B2640"/>
    <w:rsid w:val="0933236A"/>
    <w:rsid w:val="093AEB63"/>
    <w:rsid w:val="093BFC5A"/>
    <w:rsid w:val="09449669"/>
    <w:rsid w:val="094577FA"/>
    <w:rsid w:val="0949CB6C"/>
    <w:rsid w:val="095F6B68"/>
    <w:rsid w:val="09756494"/>
    <w:rsid w:val="0979C3EA"/>
    <w:rsid w:val="0981004D"/>
    <w:rsid w:val="09942FC2"/>
    <w:rsid w:val="0997095B"/>
    <w:rsid w:val="099DCD9B"/>
    <w:rsid w:val="09B47DE8"/>
    <w:rsid w:val="09C217E0"/>
    <w:rsid w:val="09DAF1A0"/>
    <w:rsid w:val="09F0E046"/>
    <w:rsid w:val="09F1A72F"/>
    <w:rsid w:val="09F2D9FD"/>
    <w:rsid w:val="09F78DCA"/>
    <w:rsid w:val="0A00BCDF"/>
    <w:rsid w:val="0A045265"/>
    <w:rsid w:val="0A10534D"/>
    <w:rsid w:val="0A146810"/>
    <w:rsid w:val="0A1EC379"/>
    <w:rsid w:val="0A26821A"/>
    <w:rsid w:val="0A2A74ED"/>
    <w:rsid w:val="0A44E6A6"/>
    <w:rsid w:val="0A4F0527"/>
    <w:rsid w:val="0A92F292"/>
    <w:rsid w:val="0A95EA5B"/>
    <w:rsid w:val="0AB4DA07"/>
    <w:rsid w:val="0AB58219"/>
    <w:rsid w:val="0ABB89F1"/>
    <w:rsid w:val="0AC6BAF2"/>
    <w:rsid w:val="0ACB8266"/>
    <w:rsid w:val="0AD9B4A8"/>
    <w:rsid w:val="0AE9DDAB"/>
    <w:rsid w:val="0AEAA8A1"/>
    <w:rsid w:val="0AF1FF2F"/>
    <w:rsid w:val="0B02A395"/>
    <w:rsid w:val="0B06A431"/>
    <w:rsid w:val="0B11CDF9"/>
    <w:rsid w:val="0B1C6768"/>
    <w:rsid w:val="0B38E096"/>
    <w:rsid w:val="0B46D508"/>
    <w:rsid w:val="0B5529AF"/>
    <w:rsid w:val="0B56B098"/>
    <w:rsid w:val="0B5BB8F7"/>
    <w:rsid w:val="0B6DB477"/>
    <w:rsid w:val="0B6F190F"/>
    <w:rsid w:val="0B90A644"/>
    <w:rsid w:val="0BA9D96B"/>
    <w:rsid w:val="0BC52F58"/>
    <w:rsid w:val="0BCF1B6D"/>
    <w:rsid w:val="0BD149D9"/>
    <w:rsid w:val="0BEB1A9E"/>
    <w:rsid w:val="0BF2424C"/>
    <w:rsid w:val="0BF34F9B"/>
    <w:rsid w:val="0C011675"/>
    <w:rsid w:val="0C2D029B"/>
    <w:rsid w:val="0C2D97E7"/>
    <w:rsid w:val="0C2FC795"/>
    <w:rsid w:val="0C479DE1"/>
    <w:rsid w:val="0C771D25"/>
    <w:rsid w:val="0C9E2F0A"/>
    <w:rsid w:val="0CBF9F19"/>
    <w:rsid w:val="0CCA31F1"/>
    <w:rsid w:val="0CCBE07E"/>
    <w:rsid w:val="0CEFA0D9"/>
    <w:rsid w:val="0CF8F1AF"/>
    <w:rsid w:val="0D0168AD"/>
    <w:rsid w:val="0D1C12D1"/>
    <w:rsid w:val="0D243069"/>
    <w:rsid w:val="0D29B5FD"/>
    <w:rsid w:val="0D329DAB"/>
    <w:rsid w:val="0D872E9E"/>
    <w:rsid w:val="0D89261A"/>
    <w:rsid w:val="0D9D8D90"/>
    <w:rsid w:val="0DC77B2C"/>
    <w:rsid w:val="0DDFA07A"/>
    <w:rsid w:val="0DE7EABC"/>
    <w:rsid w:val="0DED499E"/>
    <w:rsid w:val="0E0A0DA1"/>
    <w:rsid w:val="0E26A9AD"/>
    <w:rsid w:val="0E40FAAC"/>
    <w:rsid w:val="0E67DC6E"/>
    <w:rsid w:val="0E6A3A27"/>
    <w:rsid w:val="0E6EE87A"/>
    <w:rsid w:val="0E768B64"/>
    <w:rsid w:val="0E7C3674"/>
    <w:rsid w:val="0E7EBAAF"/>
    <w:rsid w:val="0E8965AD"/>
    <w:rsid w:val="0EAA77E4"/>
    <w:rsid w:val="0EBC57CE"/>
    <w:rsid w:val="0EBF2A25"/>
    <w:rsid w:val="0EDD0DE0"/>
    <w:rsid w:val="0EEFA83E"/>
    <w:rsid w:val="0EF21177"/>
    <w:rsid w:val="0F09AA89"/>
    <w:rsid w:val="0F0B2E71"/>
    <w:rsid w:val="0F183262"/>
    <w:rsid w:val="0F27A89C"/>
    <w:rsid w:val="0F2E9D9F"/>
    <w:rsid w:val="0F30FD6A"/>
    <w:rsid w:val="0F32EEDC"/>
    <w:rsid w:val="0F367F96"/>
    <w:rsid w:val="0F3AD575"/>
    <w:rsid w:val="0F4420E0"/>
    <w:rsid w:val="0F5066B6"/>
    <w:rsid w:val="0F5CC7EE"/>
    <w:rsid w:val="0F5E8F82"/>
    <w:rsid w:val="0F5EE2AF"/>
    <w:rsid w:val="0F6D2CBC"/>
    <w:rsid w:val="0F6E36A5"/>
    <w:rsid w:val="0F7373B6"/>
    <w:rsid w:val="0F74958C"/>
    <w:rsid w:val="0F865F3F"/>
    <w:rsid w:val="0F86A940"/>
    <w:rsid w:val="0F894923"/>
    <w:rsid w:val="0F8B9931"/>
    <w:rsid w:val="0F9FF2B0"/>
    <w:rsid w:val="0FA60ABF"/>
    <w:rsid w:val="0FABE597"/>
    <w:rsid w:val="0FADB095"/>
    <w:rsid w:val="0FC78B3F"/>
    <w:rsid w:val="0FEF8243"/>
    <w:rsid w:val="102F95DB"/>
    <w:rsid w:val="1034A010"/>
    <w:rsid w:val="10666A0F"/>
    <w:rsid w:val="106A78F1"/>
    <w:rsid w:val="108A2254"/>
    <w:rsid w:val="10917FD5"/>
    <w:rsid w:val="10963244"/>
    <w:rsid w:val="10A4A55D"/>
    <w:rsid w:val="10B48D49"/>
    <w:rsid w:val="10B92183"/>
    <w:rsid w:val="10C16453"/>
    <w:rsid w:val="10D11D2F"/>
    <w:rsid w:val="10E5B3AF"/>
    <w:rsid w:val="11145A5F"/>
    <w:rsid w:val="111544FD"/>
    <w:rsid w:val="1121E40A"/>
    <w:rsid w:val="113DD607"/>
    <w:rsid w:val="114B5C88"/>
    <w:rsid w:val="11660285"/>
    <w:rsid w:val="116F11C0"/>
    <w:rsid w:val="1175D148"/>
    <w:rsid w:val="1181E1E0"/>
    <w:rsid w:val="118BF86B"/>
    <w:rsid w:val="118DC3C0"/>
    <w:rsid w:val="11C8BC34"/>
    <w:rsid w:val="11CD5532"/>
    <w:rsid w:val="11DA1123"/>
    <w:rsid w:val="11E71770"/>
    <w:rsid w:val="11F21D63"/>
    <w:rsid w:val="11FB1853"/>
    <w:rsid w:val="12159C3A"/>
    <w:rsid w:val="1236D3F8"/>
    <w:rsid w:val="12473987"/>
    <w:rsid w:val="124E1E2D"/>
    <w:rsid w:val="125795AF"/>
    <w:rsid w:val="126B795E"/>
    <w:rsid w:val="12841BB8"/>
    <w:rsid w:val="1284AA52"/>
    <w:rsid w:val="128BDBA2"/>
    <w:rsid w:val="12959620"/>
    <w:rsid w:val="12D77D29"/>
    <w:rsid w:val="12DC2718"/>
    <w:rsid w:val="12DDDABC"/>
    <w:rsid w:val="12E09E55"/>
    <w:rsid w:val="12E2C534"/>
    <w:rsid w:val="12F0A12D"/>
    <w:rsid w:val="12FC05EB"/>
    <w:rsid w:val="1306A0A3"/>
    <w:rsid w:val="13201B6A"/>
    <w:rsid w:val="1326F2DD"/>
    <w:rsid w:val="1329ED81"/>
    <w:rsid w:val="132B6F0A"/>
    <w:rsid w:val="1332CA29"/>
    <w:rsid w:val="133F161B"/>
    <w:rsid w:val="135BFA4A"/>
    <w:rsid w:val="13642A80"/>
    <w:rsid w:val="13776D74"/>
    <w:rsid w:val="137CB420"/>
    <w:rsid w:val="137DDD2D"/>
    <w:rsid w:val="1385F2B9"/>
    <w:rsid w:val="138B7E15"/>
    <w:rsid w:val="138B8A25"/>
    <w:rsid w:val="13E65311"/>
    <w:rsid w:val="13F57217"/>
    <w:rsid w:val="1418FE27"/>
    <w:rsid w:val="14217376"/>
    <w:rsid w:val="143DBB57"/>
    <w:rsid w:val="1440152E"/>
    <w:rsid w:val="1448CC18"/>
    <w:rsid w:val="1473988E"/>
    <w:rsid w:val="1479E553"/>
    <w:rsid w:val="1489511B"/>
    <w:rsid w:val="14A1B255"/>
    <w:rsid w:val="14A5B089"/>
    <w:rsid w:val="14B802C0"/>
    <w:rsid w:val="14BD73FD"/>
    <w:rsid w:val="14C44030"/>
    <w:rsid w:val="14CF697F"/>
    <w:rsid w:val="14D4E098"/>
    <w:rsid w:val="14E97516"/>
    <w:rsid w:val="14F23327"/>
    <w:rsid w:val="14F8E127"/>
    <w:rsid w:val="1528898E"/>
    <w:rsid w:val="153F7764"/>
    <w:rsid w:val="15569BE7"/>
    <w:rsid w:val="15591719"/>
    <w:rsid w:val="15848C5B"/>
    <w:rsid w:val="1586989B"/>
    <w:rsid w:val="159EBA11"/>
    <w:rsid w:val="15C97A82"/>
    <w:rsid w:val="15CBA9D4"/>
    <w:rsid w:val="15D39773"/>
    <w:rsid w:val="15D40ADF"/>
    <w:rsid w:val="15EE8E05"/>
    <w:rsid w:val="160E01EB"/>
    <w:rsid w:val="160EDE3F"/>
    <w:rsid w:val="16360FFF"/>
    <w:rsid w:val="1647BD38"/>
    <w:rsid w:val="1674F0E5"/>
    <w:rsid w:val="1691E5DF"/>
    <w:rsid w:val="169EF046"/>
    <w:rsid w:val="16AC5769"/>
    <w:rsid w:val="16B2D400"/>
    <w:rsid w:val="16B8F710"/>
    <w:rsid w:val="16C3D1D7"/>
    <w:rsid w:val="16CACE4C"/>
    <w:rsid w:val="16D26771"/>
    <w:rsid w:val="16DB4A8E"/>
    <w:rsid w:val="16DF1550"/>
    <w:rsid w:val="16EE34E2"/>
    <w:rsid w:val="1708C392"/>
    <w:rsid w:val="171825BE"/>
    <w:rsid w:val="171A972F"/>
    <w:rsid w:val="172DDC35"/>
    <w:rsid w:val="1736B5EF"/>
    <w:rsid w:val="173A015B"/>
    <w:rsid w:val="1745FBD8"/>
    <w:rsid w:val="17667B32"/>
    <w:rsid w:val="17795059"/>
    <w:rsid w:val="17A9848C"/>
    <w:rsid w:val="17B72CB9"/>
    <w:rsid w:val="17B8BC31"/>
    <w:rsid w:val="17D49820"/>
    <w:rsid w:val="17F526FC"/>
    <w:rsid w:val="1824E7F7"/>
    <w:rsid w:val="1830A5D8"/>
    <w:rsid w:val="1830FAB8"/>
    <w:rsid w:val="18365B89"/>
    <w:rsid w:val="184BC55B"/>
    <w:rsid w:val="18736D1B"/>
    <w:rsid w:val="18869032"/>
    <w:rsid w:val="18873427"/>
    <w:rsid w:val="189A5DCE"/>
    <w:rsid w:val="189B64FD"/>
    <w:rsid w:val="189B6B94"/>
    <w:rsid w:val="18A16ED7"/>
    <w:rsid w:val="18A8D906"/>
    <w:rsid w:val="18BA7841"/>
    <w:rsid w:val="18C2E0E0"/>
    <w:rsid w:val="18CD8316"/>
    <w:rsid w:val="18D0649E"/>
    <w:rsid w:val="18DC2C65"/>
    <w:rsid w:val="18F246E5"/>
    <w:rsid w:val="18F35CA3"/>
    <w:rsid w:val="18F6C6D9"/>
    <w:rsid w:val="18F861B4"/>
    <w:rsid w:val="18F996EA"/>
    <w:rsid w:val="1913FBE3"/>
    <w:rsid w:val="19214A2B"/>
    <w:rsid w:val="192E3362"/>
    <w:rsid w:val="193A27F7"/>
    <w:rsid w:val="193FD540"/>
    <w:rsid w:val="1944AF60"/>
    <w:rsid w:val="1953BB11"/>
    <w:rsid w:val="19708364"/>
    <w:rsid w:val="19A085CD"/>
    <w:rsid w:val="19A762F9"/>
    <w:rsid w:val="19A9A499"/>
    <w:rsid w:val="19D18FD4"/>
    <w:rsid w:val="19E528DE"/>
    <w:rsid w:val="19EBED22"/>
    <w:rsid w:val="19ED855B"/>
    <w:rsid w:val="19F80707"/>
    <w:rsid w:val="1A027619"/>
    <w:rsid w:val="1A0B068D"/>
    <w:rsid w:val="1A0B90CA"/>
    <w:rsid w:val="1A31223B"/>
    <w:rsid w:val="1A3C7AF1"/>
    <w:rsid w:val="1A44747B"/>
    <w:rsid w:val="1A459EE5"/>
    <w:rsid w:val="1A5AE31A"/>
    <w:rsid w:val="1A5B1972"/>
    <w:rsid w:val="1A707864"/>
    <w:rsid w:val="1A76E683"/>
    <w:rsid w:val="1A79E78B"/>
    <w:rsid w:val="1A83E0FF"/>
    <w:rsid w:val="1A85592C"/>
    <w:rsid w:val="1A873853"/>
    <w:rsid w:val="1A94FA9E"/>
    <w:rsid w:val="1AA0C50C"/>
    <w:rsid w:val="1AAAB01A"/>
    <w:rsid w:val="1AD13E89"/>
    <w:rsid w:val="1AD24927"/>
    <w:rsid w:val="1AEC4D47"/>
    <w:rsid w:val="1AEEDB2D"/>
    <w:rsid w:val="1AF94B79"/>
    <w:rsid w:val="1B10E0C5"/>
    <w:rsid w:val="1B1EF519"/>
    <w:rsid w:val="1B20315E"/>
    <w:rsid w:val="1B22363C"/>
    <w:rsid w:val="1B2CC10B"/>
    <w:rsid w:val="1B5C972D"/>
    <w:rsid w:val="1B71FFD3"/>
    <w:rsid w:val="1B7649DA"/>
    <w:rsid w:val="1B78F262"/>
    <w:rsid w:val="1B83CE3B"/>
    <w:rsid w:val="1B843242"/>
    <w:rsid w:val="1B884A84"/>
    <w:rsid w:val="1B8EBFF4"/>
    <w:rsid w:val="1BC4FB4C"/>
    <w:rsid w:val="1BC62F11"/>
    <w:rsid w:val="1BC836BC"/>
    <w:rsid w:val="1BF475AC"/>
    <w:rsid w:val="1BF93CFE"/>
    <w:rsid w:val="1C1E8533"/>
    <w:rsid w:val="1C1F0572"/>
    <w:rsid w:val="1C28C429"/>
    <w:rsid w:val="1C354959"/>
    <w:rsid w:val="1C3AB586"/>
    <w:rsid w:val="1C597946"/>
    <w:rsid w:val="1C5B3E3D"/>
    <w:rsid w:val="1C713A5E"/>
    <w:rsid w:val="1C87337C"/>
    <w:rsid w:val="1CA5B492"/>
    <w:rsid w:val="1CAAC838"/>
    <w:rsid w:val="1CABEAF5"/>
    <w:rsid w:val="1CBF39E6"/>
    <w:rsid w:val="1CC2D94F"/>
    <w:rsid w:val="1CCB643A"/>
    <w:rsid w:val="1D0431AA"/>
    <w:rsid w:val="1D2D4987"/>
    <w:rsid w:val="1D35E2FF"/>
    <w:rsid w:val="1D4334C3"/>
    <w:rsid w:val="1D4F3B9C"/>
    <w:rsid w:val="1D6F5624"/>
    <w:rsid w:val="1D88B35A"/>
    <w:rsid w:val="1D92F4C0"/>
    <w:rsid w:val="1D956850"/>
    <w:rsid w:val="1D96B1F0"/>
    <w:rsid w:val="1DA81001"/>
    <w:rsid w:val="1DB70C16"/>
    <w:rsid w:val="1DF13FF9"/>
    <w:rsid w:val="1DF96E14"/>
    <w:rsid w:val="1DFC90E8"/>
    <w:rsid w:val="1DFD6D92"/>
    <w:rsid w:val="1E051E69"/>
    <w:rsid w:val="1E14D6A5"/>
    <w:rsid w:val="1E1BE37D"/>
    <w:rsid w:val="1E4CAFF3"/>
    <w:rsid w:val="1E601E08"/>
    <w:rsid w:val="1E6DB3E2"/>
    <w:rsid w:val="1E817305"/>
    <w:rsid w:val="1EC71CB5"/>
    <w:rsid w:val="1EE281CF"/>
    <w:rsid w:val="1EF3337B"/>
    <w:rsid w:val="1F0FD94E"/>
    <w:rsid w:val="1F1CB0D0"/>
    <w:rsid w:val="1F27946A"/>
    <w:rsid w:val="1F40BFE0"/>
    <w:rsid w:val="1F457E8D"/>
    <w:rsid w:val="1F4A1724"/>
    <w:rsid w:val="1F51C6EB"/>
    <w:rsid w:val="1FA36A62"/>
    <w:rsid w:val="1FDC04B9"/>
    <w:rsid w:val="1FDFF24B"/>
    <w:rsid w:val="1FEEF82C"/>
    <w:rsid w:val="2008A1BA"/>
    <w:rsid w:val="201DDD92"/>
    <w:rsid w:val="202F57B2"/>
    <w:rsid w:val="20440841"/>
    <w:rsid w:val="20449A61"/>
    <w:rsid w:val="204FD242"/>
    <w:rsid w:val="20539A8D"/>
    <w:rsid w:val="205C83CB"/>
    <w:rsid w:val="206E7D68"/>
    <w:rsid w:val="2091B869"/>
    <w:rsid w:val="2096A77C"/>
    <w:rsid w:val="209ED1D6"/>
    <w:rsid w:val="20A04319"/>
    <w:rsid w:val="20A63219"/>
    <w:rsid w:val="20B20736"/>
    <w:rsid w:val="20C65CB0"/>
    <w:rsid w:val="2113CC72"/>
    <w:rsid w:val="2116CF75"/>
    <w:rsid w:val="212890A9"/>
    <w:rsid w:val="214DB360"/>
    <w:rsid w:val="21600DC0"/>
    <w:rsid w:val="21B6F3E4"/>
    <w:rsid w:val="21B7B3AF"/>
    <w:rsid w:val="21BB84EE"/>
    <w:rsid w:val="2206FC28"/>
    <w:rsid w:val="22177E74"/>
    <w:rsid w:val="22219FC4"/>
    <w:rsid w:val="223332CF"/>
    <w:rsid w:val="2258B617"/>
    <w:rsid w:val="2280BE77"/>
    <w:rsid w:val="2291F784"/>
    <w:rsid w:val="22A0D6E6"/>
    <w:rsid w:val="22A30A3C"/>
    <w:rsid w:val="22B0F954"/>
    <w:rsid w:val="22CB4D29"/>
    <w:rsid w:val="22CC09B2"/>
    <w:rsid w:val="22D11F9B"/>
    <w:rsid w:val="22D65D97"/>
    <w:rsid w:val="22E621F9"/>
    <w:rsid w:val="22EC354F"/>
    <w:rsid w:val="22F42F37"/>
    <w:rsid w:val="2307BB83"/>
    <w:rsid w:val="230E622C"/>
    <w:rsid w:val="23312709"/>
    <w:rsid w:val="234890AA"/>
    <w:rsid w:val="2366D13A"/>
    <w:rsid w:val="236EE962"/>
    <w:rsid w:val="2391DE2E"/>
    <w:rsid w:val="2397DFD7"/>
    <w:rsid w:val="23A9F7BA"/>
    <w:rsid w:val="23CC0BC2"/>
    <w:rsid w:val="23E8A211"/>
    <w:rsid w:val="23F7D39C"/>
    <w:rsid w:val="23FB3B09"/>
    <w:rsid w:val="242530CC"/>
    <w:rsid w:val="2438F7ED"/>
    <w:rsid w:val="243C7769"/>
    <w:rsid w:val="245E7CBB"/>
    <w:rsid w:val="247E20F6"/>
    <w:rsid w:val="247F6A7F"/>
    <w:rsid w:val="24807E49"/>
    <w:rsid w:val="2496C3D6"/>
    <w:rsid w:val="249A45C8"/>
    <w:rsid w:val="249D1B1B"/>
    <w:rsid w:val="24A91F35"/>
    <w:rsid w:val="24AC771A"/>
    <w:rsid w:val="24AFD2BF"/>
    <w:rsid w:val="24C6656F"/>
    <w:rsid w:val="24F84241"/>
    <w:rsid w:val="2506B703"/>
    <w:rsid w:val="2509E038"/>
    <w:rsid w:val="250E51EC"/>
    <w:rsid w:val="25327670"/>
    <w:rsid w:val="2537FFDD"/>
    <w:rsid w:val="253AAC23"/>
    <w:rsid w:val="254C85B9"/>
    <w:rsid w:val="25665FE3"/>
    <w:rsid w:val="25684736"/>
    <w:rsid w:val="2569E496"/>
    <w:rsid w:val="2576A3FE"/>
    <w:rsid w:val="258C229E"/>
    <w:rsid w:val="258F0BB8"/>
    <w:rsid w:val="259F361D"/>
    <w:rsid w:val="25A4524E"/>
    <w:rsid w:val="25A8EEC1"/>
    <w:rsid w:val="25ABCBA1"/>
    <w:rsid w:val="25ADB1C3"/>
    <w:rsid w:val="25B2EF33"/>
    <w:rsid w:val="25BC2D2B"/>
    <w:rsid w:val="25C472B4"/>
    <w:rsid w:val="25C92CD5"/>
    <w:rsid w:val="25CDEE76"/>
    <w:rsid w:val="25CE46DA"/>
    <w:rsid w:val="25D61A17"/>
    <w:rsid w:val="25EF600F"/>
    <w:rsid w:val="2614E733"/>
    <w:rsid w:val="262F0310"/>
    <w:rsid w:val="262F9688"/>
    <w:rsid w:val="265EE696"/>
    <w:rsid w:val="2682D1C0"/>
    <w:rsid w:val="268B5CA6"/>
    <w:rsid w:val="269C41E3"/>
    <w:rsid w:val="269D589B"/>
    <w:rsid w:val="26A24774"/>
    <w:rsid w:val="26B286AE"/>
    <w:rsid w:val="26B5F7C4"/>
    <w:rsid w:val="26BE8808"/>
    <w:rsid w:val="26C497AB"/>
    <w:rsid w:val="26D3FFCB"/>
    <w:rsid w:val="26D4D9A6"/>
    <w:rsid w:val="26E550AB"/>
    <w:rsid w:val="26FB7E01"/>
    <w:rsid w:val="2708E636"/>
    <w:rsid w:val="27257816"/>
    <w:rsid w:val="27280092"/>
    <w:rsid w:val="27663AFF"/>
    <w:rsid w:val="2788B3D6"/>
    <w:rsid w:val="27ADC3CC"/>
    <w:rsid w:val="27B26EA2"/>
    <w:rsid w:val="27BA1B1B"/>
    <w:rsid w:val="27DC42D1"/>
    <w:rsid w:val="2825BA09"/>
    <w:rsid w:val="282B3D2C"/>
    <w:rsid w:val="283969DC"/>
    <w:rsid w:val="2843917F"/>
    <w:rsid w:val="2851C634"/>
    <w:rsid w:val="285238D5"/>
    <w:rsid w:val="285676A8"/>
    <w:rsid w:val="285E7CFE"/>
    <w:rsid w:val="286C8C50"/>
    <w:rsid w:val="286CE743"/>
    <w:rsid w:val="2881F96E"/>
    <w:rsid w:val="2882541B"/>
    <w:rsid w:val="2887295F"/>
    <w:rsid w:val="28B506AB"/>
    <w:rsid w:val="28C9050A"/>
    <w:rsid w:val="28CFE9A1"/>
    <w:rsid w:val="29018931"/>
    <w:rsid w:val="29093DE3"/>
    <w:rsid w:val="2913AE83"/>
    <w:rsid w:val="292DEDAA"/>
    <w:rsid w:val="2938B592"/>
    <w:rsid w:val="293C61D2"/>
    <w:rsid w:val="293F306E"/>
    <w:rsid w:val="29423F68"/>
    <w:rsid w:val="294CE032"/>
    <w:rsid w:val="294EC6EB"/>
    <w:rsid w:val="295D7D59"/>
    <w:rsid w:val="297D61B9"/>
    <w:rsid w:val="2981ACC5"/>
    <w:rsid w:val="2997E998"/>
    <w:rsid w:val="29B1850E"/>
    <w:rsid w:val="29C07FBA"/>
    <w:rsid w:val="29D5F79F"/>
    <w:rsid w:val="29E0947D"/>
    <w:rsid w:val="29E4915A"/>
    <w:rsid w:val="29EE17A9"/>
    <w:rsid w:val="29F39921"/>
    <w:rsid w:val="29FD2703"/>
    <w:rsid w:val="2A09222A"/>
    <w:rsid w:val="2A0ED1C9"/>
    <w:rsid w:val="2A1383BE"/>
    <w:rsid w:val="2A1D3452"/>
    <w:rsid w:val="2A1D546D"/>
    <w:rsid w:val="2A297FBB"/>
    <w:rsid w:val="2A644E79"/>
    <w:rsid w:val="2A6A5ACE"/>
    <w:rsid w:val="2A85DD28"/>
    <w:rsid w:val="2A88FCA0"/>
    <w:rsid w:val="2A897955"/>
    <w:rsid w:val="2AA1B935"/>
    <w:rsid w:val="2AD49A9E"/>
    <w:rsid w:val="2AF517F7"/>
    <w:rsid w:val="2B0B6118"/>
    <w:rsid w:val="2B24C821"/>
    <w:rsid w:val="2B3014C3"/>
    <w:rsid w:val="2B377D69"/>
    <w:rsid w:val="2B4B2ADA"/>
    <w:rsid w:val="2B57FA68"/>
    <w:rsid w:val="2B674D19"/>
    <w:rsid w:val="2B6CF705"/>
    <w:rsid w:val="2B8D6883"/>
    <w:rsid w:val="2B933BFF"/>
    <w:rsid w:val="2B9A7ECA"/>
    <w:rsid w:val="2B9D15B2"/>
    <w:rsid w:val="2BA05AC8"/>
    <w:rsid w:val="2BA74294"/>
    <w:rsid w:val="2BAB56A4"/>
    <w:rsid w:val="2BBD6A56"/>
    <w:rsid w:val="2BBF2762"/>
    <w:rsid w:val="2BCBB757"/>
    <w:rsid w:val="2BDAE1A7"/>
    <w:rsid w:val="2BDB5B12"/>
    <w:rsid w:val="2BE22FE2"/>
    <w:rsid w:val="2BE57985"/>
    <w:rsid w:val="2BF5A438"/>
    <w:rsid w:val="2C0A9B8F"/>
    <w:rsid w:val="2C1D68A2"/>
    <w:rsid w:val="2C518201"/>
    <w:rsid w:val="2C60F31A"/>
    <w:rsid w:val="2C6B0B73"/>
    <w:rsid w:val="2C726511"/>
    <w:rsid w:val="2C74DD51"/>
    <w:rsid w:val="2C94E496"/>
    <w:rsid w:val="2C958FA8"/>
    <w:rsid w:val="2C987CDA"/>
    <w:rsid w:val="2CA5E02F"/>
    <w:rsid w:val="2CAD436B"/>
    <w:rsid w:val="2CC1B517"/>
    <w:rsid w:val="2CD96245"/>
    <w:rsid w:val="2D001C53"/>
    <w:rsid w:val="2D279DB1"/>
    <w:rsid w:val="2D32B740"/>
    <w:rsid w:val="2D3E6172"/>
    <w:rsid w:val="2D40C1E4"/>
    <w:rsid w:val="2D60C5CB"/>
    <w:rsid w:val="2D66BF02"/>
    <w:rsid w:val="2D7185FC"/>
    <w:rsid w:val="2D927942"/>
    <w:rsid w:val="2D9EF558"/>
    <w:rsid w:val="2DA7641B"/>
    <w:rsid w:val="2DAA224F"/>
    <w:rsid w:val="2DC9D7AE"/>
    <w:rsid w:val="2DCDB299"/>
    <w:rsid w:val="2DF2B0AB"/>
    <w:rsid w:val="2E22B8E2"/>
    <w:rsid w:val="2E254A08"/>
    <w:rsid w:val="2E28A6A7"/>
    <w:rsid w:val="2E315230"/>
    <w:rsid w:val="2E3556A1"/>
    <w:rsid w:val="2E3A12FC"/>
    <w:rsid w:val="2E64B493"/>
    <w:rsid w:val="2E69FD4A"/>
    <w:rsid w:val="2E888257"/>
    <w:rsid w:val="2E8B1237"/>
    <w:rsid w:val="2E935B3A"/>
    <w:rsid w:val="2EB5E037"/>
    <w:rsid w:val="2EC7E98A"/>
    <w:rsid w:val="2ECC8954"/>
    <w:rsid w:val="2EFB583A"/>
    <w:rsid w:val="2F10BA79"/>
    <w:rsid w:val="2F166022"/>
    <w:rsid w:val="2F30D417"/>
    <w:rsid w:val="2F362122"/>
    <w:rsid w:val="2F4CC4D0"/>
    <w:rsid w:val="2F4F0CE5"/>
    <w:rsid w:val="2F533E03"/>
    <w:rsid w:val="2F6DE85C"/>
    <w:rsid w:val="2F72A605"/>
    <w:rsid w:val="2F847DAA"/>
    <w:rsid w:val="2F851E4B"/>
    <w:rsid w:val="2F904156"/>
    <w:rsid w:val="2F953B9B"/>
    <w:rsid w:val="2F9D0357"/>
    <w:rsid w:val="2FB508F2"/>
    <w:rsid w:val="2FC9A2F6"/>
    <w:rsid w:val="2FCB09EE"/>
    <w:rsid w:val="2FE5FAAC"/>
    <w:rsid w:val="3012DB27"/>
    <w:rsid w:val="3014FB18"/>
    <w:rsid w:val="303C73F3"/>
    <w:rsid w:val="3041EDE6"/>
    <w:rsid w:val="30452286"/>
    <w:rsid w:val="304E1D1E"/>
    <w:rsid w:val="3055D4BB"/>
    <w:rsid w:val="305805B9"/>
    <w:rsid w:val="305927E3"/>
    <w:rsid w:val="30648091"/>
    <w:rsid w:val="3067E2CF"/>
    <w:rsid w:val="306ACE6A"/>
    <w:rsid w:val="308A8B23"/>
    <w:rsid w:val="308B394F"/>
    <w:rsid w:val="308CFCAD"/>
    <w:rsid w:val="30A86B92"/>
    <w:rsid w:val="30BB98D0"/>
    <w:rsid w:val="30BFB517"/>
    <w:rsid w:val="30D4AD44"/>
    <w:rsid w:val="30EAA88A"/>
    <w:rsid w:val="30F3A431"/>
    <w:rsid w:val="30F72FF5"/>
    <w:rsid w:val="31499453"/>
    <w:rsid w:val="315C2F2F"/>
    <w:rsid w:val="31639DBE"/>
    <w:rsid w:val="317D9331"/>
    <w:rsid w:val="3188469C"/>
    <w:rsid w:val="31995BD3"/>
    <w:rsid w:val="319E616E"/>
    <w:rsid w:val="31A721FF"/>
    <w:rsid w:val="31D45F51"/>
    <w:rsid w:val="31E93FBB"/>
    <w:rsid w:val="31F063D7"/>
    <w:rsid w:val="321548D2"/>
    <w:rsid w:val="321625F5"/>
    <w:rsid w:val="3226E32E"/>
    <w:rsid w:val="3243EB56"/>
    <w:rsid w:val="32468434"/>
    <w:rsid w:val="3268BE28"/>
    <w:rsid w:val="327D2B4E"/>
    <w:rsid w:val="3294FA89"/>
    <w:rsid w:val="32B32F21"/>
    <w:rsid w:val="32C21417"/>
    <w:rsid w:val="32D43DB2"/>
    <w:rsid w:val="32E4EB52"/>
    <w:rsid w:val="32FAE203"/>
    <w:rsid w:val="331EA734"/>
    <w:rsid w:val="3340F095"/>
    <w:rsid w:val="334120A2"/>
    <w:rsid w:val="33533831"/>
    <w:rsid w:val="335DD0AF"/>
    <w:rsid w:val="33765946"/>
    <w:rsid w:val="337A7770"/>
    <w:rsid w:val="337D4E35"/>
    <w:rsid w:val="338F75E8"/>
    <w:rsid w:val="3390A924"/>
    <w:rsid w:val="3394E406"/>
    <w:rsid w:val="33A842EB"/>
    <w:rsid w:val="33B34620"/>
    <w:rsid w:val="33D797AA"/>
    <w:rsid w:val="33DA025C"/>
    <w:rsid w:val="33E077A0"/>
    <w:rsid w:val="33FD4CA7"/>
    <w:rsid w:val="340037D5"/>
    <w:rsid w:val="341ECA23"/>
    <w:rsid w:val="34266A68"/>
    <w:rsid w:val="345F9853"/>
    <w:rsid w:val="346202B3"/>
    <w:rsid w:val="3474160C"/>
    <w:rsid w:val="3476ED0F"/>
    <w:rsid w:val="3480D616"/>
    <w:rsid w:val="34876B3F"/>
    <w:rsid w:val="349724C8"/>
    <w:rsid w:val="34976B9E"/>
    <w:rsid w:val="34A10BF3"/>
    <w:rsid w:val="34C51BAB"/>
    <w:rsid w:val="34E01E2D"/>
    <w:rsid w:val="34E0A783"/>
    <w:rsid w:val="3505CDCE"/>
    <w:rsid w:val="35078841"/>
    <w:rsid w:val="3511FBB4"/>
    <w:rsid w:val="35682B47"/>
    <w:rsid w:val="356E1E32"/>
    <w:rsid w:val="3585E7E1"/>
    <w:rsid w:val="3598AB00"/>
    <w:rsid w:val="360C093E"/>
    <w:rsid w:val="362F82D1"/>
    <w:rsid w:val="3641F959"/>
    <w:rsid w:val="364E7490"/>
    <w:rsid w:val="365DEFA0"/>
    <w:rsid w:val="3667FA31"/>
    <w:rsid w:val="3680B892"/>
    <w:rsid w:val="368B3B33"/>
    <w:rsid w:val="36AC93E7"/>
    <w:rsid w:val="36BFF799"/>
    <w:rsid w:val="36DDF738"/>
    <w:rsid w:val="36DE2DEC"/>
    <w:rsid w:val="36E56AB3"/>
    <w:rsid w:val="36EC7ADA"/>
    <w:rsid w:val="36F40142"/>
    <w:rsid w:val="37128C47"/>
    <w:rsid w:val="371F53C0"/>
    <w:rsid w:val="372A8041"/>
    <w:rsid w:val="372F5171"/>
    <w:rsid w:val="3742C860"/>
    <w:rsid w:val="3743DB5C"/>
    <w:rsid w:val="37646D2C"/>
    <w:rsid w:val="376D46DA"/>
    <w:rsid w:val="378D8999"/>
    <w:rsid w:val="3795A3A0"/>
    <w:rsid w:val="379CF00B"/>
    <w:rsid w:val="37ABF720"/>
    <w:rsid w:val="37C4436B"/>
    <w:rsid w:val="37E5A866"/>
    <w:rsid w:val="37FB796B"/>
    <w:rsid w:val="38052F5B"/>
    <w:rsid w:val="3808D765"/>
    <w:rsid w:val="381A4C76"/>
    <w:rsid w:val="381B7123"/>
    <w:rsid w:val="382CE85A"/>
    <w:rsid w:val="3844A7D9"/>
    <w:rsid w:val="384B6A92"/>
    <w:rsid w:val="3868437A"/>
    <w:rsid w:val="38736744"/>
    <w:rsid w:val="3874E067"/>
    <w:rsid w:val="3881C74D"/>
    <w:rsid w:val="389434C0"/>
    <w:rsid w:val="389A3D29"/>
    <w:rsid w:val="38A5E104"/>
    <w:rsid w:val="38B166DF"/>
    <w:rsid w:val="38D2B9B6"/>
    <w:rsid w:val="38ECFEFF"/>
    <w:rsid w:val="38F140BB"/>
    <w:rsid w:val="38FA8D20"/>
    <w:rsid w:val="390ADE97"/>
    <w:rsid w:val="3911005C"/>
    <w:rsid w:val="39132B65"/>
    <w:rsid w:val="391C2426"/>
    <w:rsid w:val="3923E899"/>
    <w:rsid w:val="393323DD"/>
    <w:rsid w:val="3935FB6E"/>
    <w:rsid w:val="393DC8FE"/>
    <w:rsid w:val="394A0A56"/>
    <w:rsid w:val="39536168"/>
    <w:rsid w:val="39859BE3"/>
    <w:rsid w:val="3994B391"/>
    <w:rsid w:val="39A74279"/>
    <w:rsid w:val="39D15B64"/>
    <w:rsid w:val="39EFD001"/>
    <w:rsid w:val="39F93632"/>
    <w:rsid w:val="3A15672E"/>
    <w:rsid w:val="3A1FD577"/>
    <w:rsid w:val="3A253040"/>
    <w:rsid w:val="3A2C92F5"/>
    <w:rsid w:val="3A39C56F"/>
    <w:rsid w:val="3A5BE429"/>
    <w:rsid w:val="3A60795D"/>
    <w:rsid w:val="3A6C657C"/>
    <w:rsid w:val="3A753476"/>
    <w:rsid w:val="3A7C9AA9"/>
    <w:rsid w:val="3A8F39D7"/>
    <w:rsid w:val="3AB184DA"/>
    <w:rsid w:val="3AB377DB"/>
    <w:rsid w:val="3AC80E8A"/>
    <w:rsid w:val="3ACEB1EA"/>
    <w:rsid w:val="3AD587B6"/>
    <w:rsid w:val="3AF00C7F"/>
    <w:rsid w:val="3B3ED268"/>
    <w:rsid w:val="3B41A028"/>
    <w:rsid w:val="3B430454"/>
    <w:rsid w:val="3B58FAD1"/>
    <w:rsid w:val="3B82EBD7"/>
    <w:rsid w:val="3B8A4766"/>
    <w:rsid w:val="3B9221AE"/>
    <w:rsid w:val="3BBA4648"/>
    <w:rsid w:val="3BBD1868"/>
    <w:rsid w:val="3BBD9DCB"/>
    <w:rsid w:val="3BD86CB1"/>
    <w:rsid w:val="3BF1738F"/>
    <w:rsid w:val="3BF6F71F"/>
    <w:rsid w:val="3BF9CE47"/>
    <w:rsid w:val="3C067A3A"/>
    <w:rsid w:val="3C0C4F18"/>
    <w:rsid w:val="3C2F0539"/>
    <w:rsid w:val="3C452933"/>
    <w:rsid w:val="3C55FAF7"/>
    <w:rsid w:val="3C762878"/>
    <w:rsid w:val="3C7BDC41"/>
    <w:rsid w:val="3CC13607"/>
    <w:rsid w:val="3CCA2653"/>
    <w:rsid w:val="3CCDDDED"/>
    <w:rsid w:val="3CF24AD1"/>
    <w:rsid w:val="3D3F1FA7"/>
    <w:rsid w:val="3D3F31D0"/>
    <w:rsid w:val="3D557034"/>
    <w:rsid w:val="3D592BAC"/>
    <w:rsid w:val="3D6483FA"/>
    <w:rsid w:val="3D861A4F"/>
    <w:rsid w:val="3D89874C"/>
    <w:rsid w:val="3D8A91D7"/>
    <w:rsid w:val="3D8E3180"/>
    <w:rsid w:val="3D90DAED"/>
    <w:rsid w:val="3DEE5D70"/>
    <w:rsid w:val="3DF1F357"/>
    <w:rsid w:val="3DF52F7B"/>
    <w:rsid w:val="3DF89BB1"/>
    <w:rsid w:val="3E10ED35"/>
    <w:rsid w:val="3E12D01B"/>
    <w:rsid w:val="3E18595C"/>
    <w:rsid w:val="3E2AF5CF"/>
    <w:rsid w:val="3E2C9665"/>
    <w:rsid w:val="3E587E8D"/>
    <w:rsid w:val="3E5A1AC9"/>
    <w:rsid w:val="3E66B3A6"/>
    <w:rsid w:val="3E9CA89A"/>
    <w:rsid w:val="3EB70C91"/>
    <w:rsid w:val="3ED04D51"/>
    <w:rsid w:val="3ED42C24"/>
    <w:rsid w:val="3ED85B64"/>
    <w:rsid w:val="3EDD42FC"/>
    <w:rsid w:val="3EDD85E4"/>
    <w:rsid w:val="3EE9EC60"/>
    <w:rsid w:val="3EFA0C79"/>
    <w:rsid w:val="3EFD068F"/>
    <w:rsid w:val="3F0150F8"/>
    <w:rsid w:val="3F04697C"/>
    <w:rsid w:val="3F097D6D"/>
    <w:rsid w:val="3F507545"/>
    <w:rsid w:val="3F7ACE72"/>
    <w:rsid w:val="3F8D1DE9"/>
    <w:rsid w:val="3F9033FE"/>
    <w:rsid w:val="3F96FEB0"/>
    <w:rsid w:val="3F985E98"/>
    <w:rsid w:val="3FA4CA8A"/>
    <w:rsid w:val="3FA4EBB9"/>
    <w:rsid w:val="3FB2721D"/>
    <w:rsid w:val="3FB4F0A1"/>
    <w:rsid w:val="3FCCDF72"/>
    <w:rsid w:val="3FD0F8A0"/>
    <w:rsid w:val="3FD2D628"/>
    <w:rsid w:val="3FD7B093"/>
    <w:rsid w:val="3FFDB0B8"/>
    <w:rsid w:val="3FFF226D"/>
    <w:rsid w:val="400DDB0B"/>
    <w:rsid w:val="40129B38"/>
    <w:rsid w:val="4016BFAC"/>
    <w:rsid w:val="4022B9E5"/>
    <w:rsid w:val="402CD3F4"/>
    <w:rsid w:val="403290A6"/>
    <w:rsid w:val="404F332E"/>
    <w:rsid w:val="4072A9BB"/>
    <w:rsid w:val="40806453"/>
    <w:rsid w:val="4087E9CA"/>
    <w:rsid w:val="408BA37E"/>
    <w:rsid w:val="40BA4F1E"/>
    <w:rsid w:val="40E48A0C"/>
    <w:rsid w:val="40F6F8BB"/>
    <w:rsid w:val="4101F00F"/>
    <w:rsid w:val="410251AB"/>
    <w:rsid w:val="4113C24B"/>
    <w:rsid w:val="41231A67"/>
    <w:rsid w:val="412B1C39"/>
    <w:rsid w:val="4141B080"/>
    <w:rsid w:val="41540B5A"/>
    <w:rsid w:val="4167D832"/>
    <w:rsid w:val="416EFBD8"/>
    <w:rsid w:val="41833A49"/>
    <w:rsid w:val="41922E64"/>
    <w:rsid w:val="4195C0C1"/>
    <w:rsid w:val="41986E1E"/>
    <w:rsid w:val="41B126B2"/>
    <w:rsid w:val="41CD9951"/>
    <w:rsid w:val="41E4580B"/>
    <w:rsid w:val="41E7D5AC"/>
    <w:rsid w:val="41EA2BFF"/>
    <w:rsid w:val="41F9898B"/>
    <w:rsid w:val="420C8220"/>
    <w:rsid w:val="42300400"/>
    <w:rsid w:val="425C7447"/>
    <w:rsid w:val="425C8EF1"/>
    <w:rsid w:val="426D3188"/>
    <w:rsid w:val="427270E1"/>
    <w:rsid w:val="4282E48C"/>
    <w:rsid w:val="42B7FACD"/>
    <w:rsid w:val="42B9FD78"/>
    <w:rsid w:val="42C45941"/>
    <w:rsid w:val="42D631F6"/>
    <w:rsid w:val="42DC630A"/>
    <w:rsid w:val="42E12F67"/>
    <w:rsid w:val="42E5E693"/>
    <w:rsid w:val="42EA84F8"/>
    <w:rsid w:val="42ED6F2D"/>
    <w:rsid w:val="42EFD8DF"/>
    <w:rsid w:val="42F58751"/>
    <w:rsid w:val="430644BC"/>
    <w:rsid w:val="43081E97"/>
    <w:rsid w:val="430EAD9C"/>
    <w:rsid w:val="431181FE"/>
    <w:rsid w:val="43138488"/>
    <w:rsid w:val="4315AB31"/>
    <w:rsid w:val="43182DCD"/>
    <w:rsid w:val="431ADD47"/>
    <w:rsid w:val="432517FD"/>
    <w:rsid w:val="433045B7"/>
    <w:rsid w:val="4340A410"/>
    <w:rsid w:val="43420288"/>
    <w:rsid w:val="434E29D1"/>
    <w:rsid w:val="4359A091"/>
    <w:rsid w:val="4359F4E4"/>
    <w:rsid w:val="435C57BA"/>
    <w:rsid w:val="436EC896"/>
    <w:rsid w:val="436F76F9"/>
    <w:rsid w:val="4375C0A5"/>
    <w:rsid w:val="4380CF4E"/>
    <w:rsid w:val="4387BC9B"/>
    <w:rsid w:val="438DDB6D"/>
    <w:rsid w:val="43ACC528"/>
    <w:rsid w:val="43CB426E"/>
    <w:rsid w:val="43F7CDE7"/>
    <w:rsid w:val="43FA4FAF"/>
    <w:rsid w:val="440C253B"/>
    <w:rsid w:val="440D235D"/>
    <w:rsid w:val="44191B88"/>
    <w:rsid w:val="444F2722"/>
    <w:rsid w:val="446899C4"/>
    <w:rsid w:val="44745663"/>
    <w:rsid w:val="447DE320"/>
    <w:rsid w:val="447FC92A"/>
    <w:rsid w:val="4483A813"/>
    <w:rsid w:val="44971D94"/>
    <w:rsid w:val="44976371"/>
    <w:rsid w:val="44B6C785"/>
    <w:rsid w:val="44C5A148"/>
    <w:rsid w:val="44E092E9"/>
    <w:rsid w:val="44E12DCA"/>
    <w:rsid w:val="44E8BB52"/>
    <w:rsid w:val="44FA382D"/>
    <w:rsid w:val="44FFD0A2"/>
    <w:rsid w:val="450B5D43"/>
    <w:rsid w:val="450CEFC4"/>
    <w:rsid w:val="453B878D"/>
    <w:rsid w:val="4543F5FD"/>
    <w:rsid w:val="45523CAA"/>
    <w:rsid w:val="455F15C7"/>
    <w:rsid w:val="45821C75"/>
    <w:rsid w:val="4586832E"/>
    <w:rsid w:val="45926A2A"/>
    <w:rsid w:val="459B3410"/>
    <w:rsid w:val="45AF422F"/>
    <w:rsid w:val="45D01CD5"/>
    <w:rsid w:val="45DBDFBD"/>
    <w:rsid w:val="45DD706B"/>
    <w:rsid w:val="4616180B"/>
    <w:rsid w:val="461DAAC0"/>
    <w:rsid w:val="463B0A69"/>
    <w:rsid w:val="46691ADA"/>
    <w:rsid w:val="4673DED3"/>
    <w:rsid w:val="4674395B"/>
    <w:rsid w:val="467CAABD"/>
    <w:rsid w:val="4688CCED"/>
    <w:rsid w:val="469D1002"/>
    <w:rsid w:val="469F6E9A"/>
    <w:rsid w:val="46A4D3E9"/>
    <w:rsid w:val="46B5402D"/>
    <w:rsid w:val="46D7D968"/>
    <w:rsid w:val="46D8F029"/>
    <w:rsid w:val="46EDFA76"/>
    <w:rsid w:val="46F3286D"/>
    <w:rsid w:val="470CABEB"/>
    <w:rsid w:val="471E93B4"/>
    <w:rsid w:val="4722956E"/>
    <w:rsid w:val="4722B3B0"/>
    <w:rsid w:val="472330D2"/>
    <w:rsid w:val="4726E59F"/>
    <w:rsid w:val="4747693B"/>
    <w:rsid w:val="47493B05"/>
    <w:rsid w:val="4753451B"/>
    <w:rsid w:val="4759C9E6"/>
    <w:rsid w:val="476CB5CE"/>
    <w:rsid w:val="478190C1"/>
    <w:rsid w:val="478D2453"/>
    <w:rsid w:val="47A8E815"/>
    <w:rsid w:val="47ACD4E4"/>
    <w:rsid w:val="47B616F2"/>
    <w:rsid w:val="47EB4F85"/>
    <w:rsid w:val="47F82E97"/>
    <w:rsid w:val="480A9185"/>
    <w:rsid w:val="481172D3"/>
    <w:rsid w:val="4814AAF7"/>
    <w:rsid w:val="48156900"/>
    <w:rsid w:val="481A26D6"/>
    <w:rsid w:val="48246833"/>
    <w:rsid w:val="4824D187"/>
    <w:rsid w:val="483C8A7E"/>
    <w:rsid w:val="48422FBD"/>
    <w:rsid w:val="48495EA3"/>
    <w:rsid w:val="4850F3D8"/>
    <w:rsid w:val="4858F775"/>
    <w:rsid w:val="486032F4"/>
    <w:rsid w:val="48628CF1"/>
    <w:rsid w:val="486D3654"/>
    <w:rsid w:val="4877EFA5"/>
    <w:rsid w:val="4895E9DF"/>
    <w:rsid w:val="489840D4"/>
    <w:rsid w:val="48DA9881"/>
    <w:rsid w:val="48F11FA4"/>
    <w:rsid w:val="4901008A"/>
    <w:rsid w:val="491307A2"/>
    <w:rsid w:val="491C1BC9"/>
    <w:rsid w:val="492E03C6"/>
    <w:rsid w:val="492ED28E"/>
    <w:rsid w:val="4932BE58"/>
    <w:rsid w:val="4954B01F"/>
    <w:rsid w:val="4965B35A"/>
    <w:rsid w:val="4979909B"/>
    <w:rsid w:val="4989C810"/>
    <w:rsid w:val="498F73D8"/>
    <w:rsid w:val="499AE19D"/>
    <w:rsid w:val="49A6FD3F"/>
    <w:rsid w:val="49AAC541"/>
    <w:rsid w:val="49B96E08"/>
    <w:rsid w:val="49F56C3B"/>
    <w:rsid w:val="49FBEFB4"/>
    <w:rsid w:val="4A08078C"/>
    <w:rsid w:val="4A188561"/>
    <w:rsid w:val="4A1B087A"/>
    <w:rsid w:val="4A20153B"/>
    <w:rsid w:val="4A267D86"/>
    <w:rsid w:val="4A488BCF"/>
    <w:rsid w:val="4A67DAA7"/>
    <w:rsid w:val="4A73FCB1"/>
    <w:rsid w:val="4A75B250"/>
    <w:rsid w:val="4A762B8E"/>
    <w:rsid w:val="4A7B73DF"/>
    <w:rsid w:val="4A7BA236"/>
    <w:rsid w:val="4A858E0C"/>
    <w:rsid w:val="4AAD69C4"/>
    <w:rsid w:val="4AC0B6F6"/>
    <w:rsid w:val="4AC98081"/>
    <w:rsid w:val="4AF1865C"/>
    <w:rsid w:val="4AF2ABB0"/>
    <w:rsid w:val="4AF4E238"/>
    <w:rsid w:val="4AF7CDB9"/>
    <w:rsid w:val="4B02D1F4"/>
    <w:rsid w:val="4B1FE5C7"/>
    <w:rsid w:val="4B2DCC0F"/>
    <w:rsid w:val="4B3272B1"/>
    <w:rsid w:val="4B3F0790"/>
    <w:rsid w:val="4B5DE37A"/>
    <w:rsid w:val="4B5E15C9"/>
    <w:rsid w:val="4B85715C"/>
    <w:rsid w:val="4B9CE277"/>
    <w:rsid w:val="4BC77DE4"/>
    <w:rsid w:val="4BCF41AB"/>
    <w:rsid w:val="4BE20919"/>
    <w:rsid w:val="4BE46C2D"/>
    <w:rsid w:val="4BEB5EC6"/>
    <w:rsid w:val="4C0A3570"/>
    <w:rsid w:val="4C3C9061"/>
    <w:rsid w:val="4C4672DE"/>
    <w:rsid w:val="4C50DCEB"/>
    <w:rsid w:val="4C56F5E3"/>
    <w:rsid w:val="4C5D7ACF"/>
    <w:rsid w:val="4CD05ACD"/>
    <w:rsid w:val="4CDB4E16"/>
    <w:rsid w:val="4CEF5FEB"/>
    <w:rsid w:val="4D22A91B"/>
    <w:rsid w:val="4D3B1599"/>
    <w:rsid w:val="4D52892F"/>
    <w:rsid w:val="4D5C02DC"/>
    <w:rsid w:val="4D752374"/>
    <w:rsid w:val="4D7A85C0"/>
    <w:rsid w:val="4D7E59E5"/>
    <w:rsid w:val="4D809742"/>
    <w:rsid w:val="4D865B03"/>
    <w:rsid w:val="4D977C90"/>
    <w:rsid w:val="4DA309F4"/>
    <w:rsid w:val="4DA31E81"/>
    <w:rsid w:val="4DB0D940"/>
    <w:rsid w:val="4DB2A3A9"/>
    <w:rsid w:val="4DDB5815"/>
    <w:rsid w:val="4DE4CC7A"/>
    <w:rsid w:val="4DF944EE"/>
    <w:rsid w:val="4E111B78"/>
    <w:rsid w:val="4E2C14EB"/>
    <w:rsid w:val="4E371CDD"/>
    <w:rsid w:val="4E3C6FFD"/>
    <w:rsid w:val="4E612ED1"/>
    <w:rsid w:val="4E64077F"/>
    <w:rsid w:val="4E67BB4D"/>
    <w:rsid w:val="4EAC9266"/>
    <w:rsid w:val="4EB0418B"/>
    <w:rsid w:val="4EC63131"/>
    <w:rsid w:val="4ED0C73E"/>
    <w:rsid w:val="4ED508DE"/>
    <w:rsid w:val="4ED8EC83"/>
    <w:rsid w:val="4EEB83BB"/>
    <w:rsid w:val="4F138147"/>
    <w:rsid w:val="4F2397AC"/>
    <w:rsid w:val="4F2A9F76"/>
    <w:rsid w:val="4F2B17F3"/>
    <w:rsid w:val="4F314816"/>
    <w:rsid w:val="4F41E926"/>
    <w:rsid w:val="4F439B4F"/>
    <w:rsid w:val="4F46B397"/>
    <w:rsid w:val="4F4D5EE5"/>
    <w:rsid w:val="4F55292B"/>
    <w:rsid w:val="4F730C41"/>
    <w:rsid w:val="4F926F0B"/>
    <w:rsid w:val="4F95084F"/>
    <w:rsid w:val="4F9C94E0"/>
    <w:rsid w:val="4FB3FB93"/>
    <w:rsid w:val="4FBD8062"/>
    <w:rsid w:val="4FBDEB96"/>
    <w:rsid w:val="4FD8672D"/>
    <w:rsid w:val="4FFF7520"/>
    <w:rsid w:val="50009055"/>
    <w:rsid w:val="50126906"/>
    <w:rsid w:val="503A782F"/>
    <w:rsid w:val="504C0856"/>
    <w:rsid w:val="50911A99"/>
    <w:rsid w:val="5094DCAA"/>
    <w:rsid w:val="509698D0"/>
    <w:rsid w:val="50B7E5D8"/>
    <w:rsid w:val="50BC0A1E"/>
    <w:rsid w:val="50C3DB25"/>
    <w:rsid w:val="50C79F78"/>
    <w:rsid w:val="50C9DC22"/>
    <w:rsid w:val="50CD2942"/>
    <w:rsid w:val="510AB6B5"/>
    <w:rsid w:val="510FB2D9"/>
    <w:rsid w:val="5113946C"/>
    <w:rsid w:val="511EF3D4"/>
    <w:rsid w:val="51351589"/>
    <w:rsid w:val="51376933"/>
    <w:rsid w:val="5137C48D"/>
    <w:rsid w:val="5138870B"/>
    <w:rsid w:val="51541A89"/>
    <w:rsid w:val="51741D02"/>
    <w:rsid w:val="5182F75E"/>
    <w:rsid w:val="51AB911F"/>
    <w:rsid w:val="51C2EA5B"/>
    <w:rsid w:val="51E7C283"/>
    <w:rsid w:val="51F6E056"/>
    <w:rsid w:val="51FBA1F5"/>
    <w:rsid w:val="5203D336"/>
    <w:rsid w:val="520631DC"/>
    <w:rsid w:val="5208239E"/>
    <w:rsid w:val="520FAC9B"/>
    <w:rsid w:val="5222CC82"/>
    <w:rsid w:val="52447053"/>
    <w:rsid w:val="52452D6F"/>
    <w:rsid w:val="5247E180"/>
    <w:rsid w:val="525FB686"/>
    <w:rsid w:val="526F1CC1"/>
    <w:rsid w:val="5276C606"/>
    <w:rsid w:val="52824CA0"/>
    <w:rsid w:val="52A0A3A6"/>
    <w:rsid w:val="52B05902"/>
    <w:rsid w:val="52D79F05"/>
    <w:rsid w:val="52D9F8EA"/>
    <w:rsid w:val="52DC2E6D"/>
    <w:rsid w:val="52DE3E8B"/>
    <w:rsid w:val="52E3B097"/>
    <w:rsid w:val="52F860A9"/>
    <w:rsid w:val="533077A2"/>
    <w:rsid w:val="533A0205"/>
    <w:rsid w:val="534244DF"/>
    <w:rsid w:val="535CA94F"/>
    <w:rsid w:val="537F5AF3"/>
    <w:rsid w:val="538B0C91"/>
    <w:rsid w:val="539FEFD5"/>
    <w:rsid w:val="53A1B50E"/>
    <w:rsid w:val="53A982EC"/>
    <w:rsid w:val="53BA6E6C"/>
    <w:rsid w:val="53CE0C7D"/>
    <w:rsid w:val="53D4CCCC"/>
    <w:rsid w:val="53DB4E30"/>
    <w:rsid w:val="53E162EA"/>
    <w:rsid w:val="53ED1B61"/>
    <w:rsid w:val="53EF7196"/>
    <w:rsid w:val="540A74F2"/>
    <w:rsid w:val="5419AFCB"/>
    <w:rsid w:val="54489BBA"/>
    <w:rsid w:val="54524F5C"/>
    <w:rsid w:val="54641797"/>
    <w:rsid w:val="546CF5F5"/>
    <w:rsid w:val="546DE48A"/>
    <w:rsid w:val="5470236F"/>
    <w:rsid w:val="54757862"/>
    <w:rsid w:val="54BB4A90"/>
    <w:rsid w:val="54C4D818"/>
    <w:rsid w:val="54CA07E6"/>
    <w:rsid w:val="54CFD2A4"/>
    <w:rsid w:val="54DB00E0"/>
    <w:rsid w:val="54E693A7"/>
    <w:rsid w:val="54E85600"/>
    <w:rsid w:val="54F5BFE9"/>
    <w:rsid w:val="54F7E928"/>
    <w:rsid w:val="54FC42E9"/>
    <w:rsid w:val="54FFBDD3"/>
    <w:rsid w:val="550A9432"/>
    <w:rsid w:val="550E9E84"/>
    <w:rsid w:val="551C1C28"/>
    <w:rsid w:val="5537BFB2"/>
    <w:rsid w:val="5546DCE1"/>
    <w:rsid w:val="556A2FB9"/>
    <w:rsid w:val="55963AF0"/>
    <w:rsid w:val="55A35EE0"/>
    <w:rsid w:val="55B20D54"/>
    <w:rsid w:val="55B394A6"/>
    <w:rsid w:val="55B72744"/>
    <w:rsid w:val="55C25DD4"/>
    <w:rsid w:val="55CD1280"/>
    <w:rsid w:val="55CF53CC"/>
    <w:rsid w:val="55E12A78"/>
    <w:rsid w:val="55E3B64F"/>
    <w:rsid w:val="55E9114F"/>
    <w:rsid w:val="55ED9FDD"/>
    <w:rsid w:val="55EEB3D4"/>
    <w:rsid w:val="55F1B61E"/>
    <w:rsid w:val="55FCD326"/>
    <w:rsid w:val="560EA2F2"/>
    <w:rsid w:val="562A4A1F"/>
    <w:rsid w:val="5657530B"/>
    <w:rsid w:val="565EB314"/>
    <w:rsid w:val="56972E43"/>
    <w:rsid w:val="569C7539"/>
    <w:rsid w:val="56C10B6B"/>
    <w:rsid w:val="56D0DCC6"/>
    <w:rsid w:val="56D18A3E"/>
    <w:rsid w:val="56F9A9F8"/>
    <w:rsid w:val="5712D968"/>
    <w:rsid w:val="571C218F"/>
    <w:rsid w:val="572691D6"/>
    <w:rsid w:val="572BB7D9"/>
    <w:rsid w:val="572DC120"/>
    <w:rsid w:val="57685DC8"/>
    <w:rsid w:val="5769AED7"/>
    <w:rsid w:val="577DADEA"/>
    <w:rsid w:val="57A432EC"/>
    <w:rsid w:val="57BE909C"/>
    <w:rsid w:val="57C07783"/>
    <w:rsid w:val="57F40C19"/>
    <w:rsid w:val="580A84DD"/>
    <w:rsid w:val="5876F107"/>
    <w:rsid w:val="587D4731"/>
    <w:rsid w:val="5889AD60"/>
    <w:rsid w:val="588A847F"/>
    <w:rsid w:val="58AFD558"/>
    <w:rsid w:val="58D43D3D"/>
    <w:rsid w:val="58ED576B"/>
    <w:rsid w:val="58F6425A"/>
    <w:rsid w:val="58FB4828"/>
    <w:rsid w:val="58FC471E"/>
    <w:rsid w:val="590F2DAC"/>
    <w:rsid w:val="591077B9"/>
    <w:rsid w:val="59210413"/>
    <w:rsid w:val="59216A21"/>
    <w:rsid w:val="592F5600"/>
    <w:rsid w:val="592FBD89"/>
    <w:rsid w:val="594CBC94"/>
    <w:rsid w:val="596083B6"/>
    <w:rsid w:val="59703716"/>
    <w:rsid w:val="59749650"/>
    <w:rsid w:val="599D4662"/>
    <w:rsid w:val="599D8A82"/>
    <w:rsid w:val="59CE3B78"/>
    <w:rsid w:val="59D39E72"/>
    <w:rsid w:val="59DCED43"/>
    <w:rsid w:val="59DD0F98"/>
    <w:rsid w:val="59E4E96D"/>
    <w:rsid w:val="59FA1061"/>
    <w:rsid w:val="5A04B415"/>
    <w:rsid w:val="5A0C9F35"/>
    <w:rsid w:val="5A10C79C"/>
    <w:rsid w:val="5A21F9B5"/>
    <w:rsid w:val="5A61B38A"/>
    <w:rsid w:val="5A9C8159"/>
    <w:rsid w:val="5AA1EE1E"/>
    <w:rsid w:val="5AA32F19"/>
    <w:rsid w:val="5AA806A3"/>
    <w:rsid w:val="5AABFCCD"/>
    <w:rsid w:val="5AB34AEC"/>
    <w:rsid w:val="5AB6870B"/>
    <w:rsid w:val="5AC3653C"/>
    <w:rsid w:val="5AD1AB0A"/>
    <w:rsid w:val="5ADE1FE1"/>
    <w:rsid w:val="5AEA94D5"/>
    <w:rsid w:val="5AFA4082"/>
    <w:rsid w:val="5B059211"/>
    <w:rsid w:val="5B177BAB"/>
    <w:rsid w:val="5B2E6243"/>
    <w:rsid w:val="5B60B1A8"/>
    <w:rsid w:val="5BA4E572"/>
    <w:rsid w:val="5BA9C297"/>
    <w:rsid w:val="5BC142F4"/>
    <w:rsid w:val="5BD9FD82"/>
    <w:rsid w:val="5BE3B4E4"/>
    <w:rsid w:val="5BF561AA"/>
    <w:rsid w:val="5C10D4BC"/>
    <w:rsid w:val="5C295444"/>
    <w:rsid w:val="5C312BAA"/>
    <w:rsid w:val="5C39D868"/>
    <w:rsid w:val="5C4C62C3"/>
    <w:rsid w:val="5C4C813B"/>
    <w:rsid w:val="5C52A1A9"/>
    <w:rsid w:val="5C558DB0"/>
    <w:rsid w:val="5C56009A"/>
    <w:rsid w:val="5C622F5D"/>
    <w:rsid w:val="5C7A86CB"/>
    <w:rsid w:val="5C7AE57C"/>
    <w:rsid w:val="5C7C8437"/>
    <w:rsid w:val="5C91108E"/>
    <w:rsid w:val="5C9767B4"/>
    <w:rsid w:val="5CA59FAA"/>
    <w:rsid w:val="5CAF2E13"/>
    <w:rsid w:val="5CB61AC2"/>
    <w:rsid w:val="5CF640F0"/>
    <w:rsid w:val="5D05EDD1"/>
    <w:rsid w:val="5D06934A"/>
    <w:rsid w:val="5D136861"/>
    <w:rsid w:val="5D164D35"/>
    <w:rsid w:val="5D1D3173"/>
    <w:rsid w:val="5D2A462A"/>
    <w:rsid w:val="5D55D97D"/>
    <w:rsid w:val="5D7748B4"/>
    <w:rsid w:val="5D8C7E3A"/>
    <w:rsid w:val="5D9420A2"/>
    <w:rsid w:val="5D94D306"/>
    <w:rsid w:val="5D9AF3A2"/>
    <w:rsid w:val="5D9FC899"/>
    <w:rsid w:val="5DAFA449"/>
    <w:rsid w:val="5DC24386"/>
    <w:rsid w:val="5DDC79E8"/>
    <w:rsid w:val="5DE0C382"/>
    <w:rsid w:val="5DEBADB4"/>
    <w:rsid w:val="5DED94B1"/>
    <w:rsid w:val="5DF114E6"/>
    <w:rsid w:val="5DF1A8B8"/>
    <w:rsid w:val="5DFBDA55"/>
    <w:rsid w:val="5E1FF23E"/>
    <w:rsid w:val="5E2911A9"/>
    <w:rsid w:val="5E33CD16"/>
    <w:rsid w:val="5E423AA4"/>
    <w:rsid w:val="5E4BACAB"/>
    <w:rsid w:val="5E6A3EE0"/>
    <w:rsid w:val="5E79A54F"/>
    <w:rsid w:val="5E88AACA"/>
    <w:rsid w:val="5E8E954B"/>
    <w:rsid w:val="5EAD03A2"/>
    <w:rsid w:val="5EB60B53"/>
    <w:rsid w:val="5EFADF57"/>
    <w:rsid w:val="5F0143C3"/>
    <w:rsid w:val="5F0F8D59"/>
    <w:rsid w:val="5F207E5D"/>
    <w:rsid w:val="5F2C62AE"/>
    <w:rsid w:val="5F4F5754"/>
    <w:rsid w:val="5F6430B7"/>
    <w:rsid w:val="5F66E530"/>
    <w:rsid w:val="5F90342A"/>
    <w:rsid w:val="5F9BFF6A"/>
    <w:rsid w:val="5FBC387F"/>
    <w:rsid w:val="5FCEA7FB"/>
    <w:rsid w:val="5FD97CAB"/>
    <w:rsid w:val="5FE8CB4B"/>
    <w:rsid w:val="60073B07"/>
    <w:rsid w:val="601E1E66"/>
    <w:rsid w:val="60310053"/>
    <w:rsid w:val="604D983B"/>
    <w:rsid w:val="6057081E"/>
    <w:rsid w:val="605AE7EE"/>
    <w:rsid w:val="605F43A1"/>
    <w:rsid w:val="605FDAF8"/>
    <w:rsid w:val="6064A3A7"/>
    <w:rsid w:val="60885264"/>
    <w:rsid w:val="608D1D8E"/>
    <w:rsid w:val="608EC07D"/>
    <w:rsid w:val="60C0169F"/>
    <w:rsid w:val="60C39B8B"/>
    <w:rsid w:val="60E58BC7"/>
    <w:rsid w:val="60ECAA04"/>
    <w:rsid w:val="60F31553"/>
    <w:rsid w:val="61049FE5"/>
    <w:rsid w:val="6104EA8D"/>
    <w:rsid w:val="610B1F7E"/>
    <w:rsid w:val="611B69E8"/>
    <w:rsid w:val="61289E70"/>
    <w:rsid w:val="613FB644"/>
    <w:rsid w:val="61427A42"/>
    <w:rsid w:val="614B407D"/>
    <w:rsid w:val="614CD7E8"/>
    <w:rsid w:val="61557BAE"/>
    <w:rsid w:val="615A0616"/>
    <w:rsid w:val="617B88AE"/>
    <w:rsid w:val="617D9DB4"/>
    <w:rsid w:val="61864026"/>
    <w:rsid w:val="619A8759"/>
    <w:rsid w:val="619DFF8C"/>
    <w:rsid w:val="61A49225"/>
    <w:rsid w:val="61B90781"/>
    <w:rsid w:val="61BC7FFE"/>
    <w:rsid w:val="61C52CA7"/>
    <w:rsid w:val="61DB022A"/>
    <w:rsid w:val="61ED68C2"/>
    <w:rsid w:val="61F43A02"/>
    <w:rsid w:val="61F96F31"/>
    <w:rsid w:val="61FE7B63"/>
    <w:rsid w:val="61FEB616"/>
    <w:rsid w:val="62255B81"/>
    <w:rsid w:val="6232748C"/>
    <w:rsid w:val="62329F53"/>
    <w:rsid w:val="623CF083"/>
    <w:rsid w:val="624B8A7C"/>
    <w:rsid w:val="625CE7BA"/>
    <w:rsid w:val="625F101A"/>
    <w:rsid w:val="626EDE12"/>
    <w:rsid w:val="6270A5D5"/>
    <w:rsid w:val="629D9BC3"/>
    <w:rsid w:val="62A6346B"/>
    <w:rsid w:val="62B66E33"/>
    <w:rsid w:val="62C17FCE"/>
    <w:rsid w:val="62C95F13"/>
    <w:rsid w:val="62E0864D"/>
    <w:rsid w:val="62F9B015"/>
    <w:rsid w:val="630A4D14"/>
    <w:rsid w:val="63152E20"/>
    <w:rsid w:val="632E6545"/>
    <w:rsid w:val="63350714"/>
    <w:rsid w:val="63444AC6"/>
    <w:rsid w:val="634968A7"/>
    <w:rsid w:val="634C9264"/>
    <w:rsid w:val="636F4906"/>
    <w:rsid w:val="6371DC44"/>
    <w:rsid w:val="6390F125"/>
    <w:rsid w:val="63A3AC2E"/>
    <w:rsid w:val="63AEE835"/>
    <w:rsid w:val="63B1DDF7"/>
    <w:rsid w:val="63BCC0DE"/>
    <w:rsid w:val="63C44F1B"/>
    <w:rsid w:val="63CF0CD6"/>
    <w:rsid w:val="63D04F85"/>
    <w:rsid w:val="63F21738"/>
    <w:rsid w:val="64247B94"/>
    <w:rsid w:val="642F02BF"/>
    <w:rsid w:val="642F686B"/>
    <w:rsid w:val="6438BBDB"/>
    <w:rsid w:val="643BEE28"/>
    <w:rsid w:val="643FD133"/>
    <w:rsid w:val="64509A24"/>
    <w:rsid w:val="645FDFFE"/>
    <w:rsid w:val="646A7EAA"/>
    <w:rsid w:val="646E197E"/>
    <w:rsid w:val="6492294E"/>
    <w:rsid w:val="649F2D8A"/>
    <w:rsid w:val="64B6B098"/>
    <w:rsid w:val="64B94671"/>
    <w:rsid w:val="64BE1643"/>
    <w:rsid w:val="64C0DD42"/>
    <w:rsid w:val="64D244DE"/>
    <w:rsid w:val="64DC4484"/>
    <w:rsid w:val="64E49DE4"/>
    <w:rsid w:val="65031F05"/>
    <w:rsid w:val="65057E9C"/>
    <w:rsid w:val="6508B5B6"/>
    <w:rsid w:val="651639F8"/>
    <w:rsid w:val="65254A11"/>
    <w:rsid w:val="654437CF"/>
    <w:rsid w:val="654E1013"/>
    <w:rsid w:val="65682024"/>
    <w:rsid w:val="656E5599"/>
    <w:rsid w:val="65734F1F"/>
    <w:rsid w:val="65890216"/>
    <w:rsid w:val="658B9B75"/>
    <w:rsid w:val="658DDED4"/>
    <w:rsid w:val="65991336"/>
    <w:rsid w:val="659DBC59"/>
    <w:rsid w:val="65A1C820"/>
    <w:rsid w:val="65A6B44C"/>
    <w:rsid w:val="65B94F3B"/>
    <w:rsid w:val="65F56165"/>
    <w:rsid w:val="6608B8D8"/>
    <w:rsid w:val="660E53F3"/>
    <w:rsid w:val="66128F61"/>
    <w:rsid w:val="661B5C08"/>
    <w:rsid w:val="6625F14B"/>
    <w:rsid w:val="6636BCCA"/>
    <w:rsid w:val="663E77F3"/>
    <w:rsid w:val="66474F7B"/>
    <w:rsid w:val="665BF2B9"/>
    <w:rsid w:val="666C76F2"/>
    <w:rsid w:val="667E8443"/>
    <w:rsid w:val="667F7C35"/>
    <w:rsid w:val="669BB8F6"/>
    <w:rsid w:val="66A8244A"/>
    <w:rsid w:val="66B7AF32"/>
    <w:rsid w:val="66BF9653"/>
    <w:rsid w:val="66C9ED7D"/>
    <w:rsid w:val="66D46A98"/>
    <w:rsid w:val="66DE2B1F"/>
    <w:rsid w:val="66F4FC60"/>
    <w:rsid w:val="67168508"/>
    <w:rsid w:val="6720D3D1"/>
    <w:rsid w:val="672700A0"/>
    <w:rsid w:val="672B8DC5"/>
    <w:rsid w:val="6735EC93"/>
    <w:rsid w:val="673C8BB9"/>
    <w:rsid w:val="674815C1"/>
    <w:rsid w:val="67519C9C"/>
    <w:rsid w:val="6765CE8A"/>
    <w:rsid w:val="6784B42B"/>
    <w:rsid w:val="67983411"/>
    <w:rsid w:val="67983A43"/>
    <w:rsid w:val="679E2A95"/>
    <w:rsid w:val="67A1F842"/>
    <w:rsid w:val="67BED8E7"/>
    <w:rsid w:val="67EAB0AD"/>
    <w:rsid w:val="67F348FA"/>
    <w:rsid w:val="6829EE0A"/>
    <w:rsid w:val="682CB6D1"/>
    <w:rsid w:val="685EF095"/>
    <w:rsid w:val="6864D580"/>
    <w:rsid w:val="686CD58B"/>
    <w:rsid w:val="687BFE94"/>
    <w:rsid w:val="68926E89"/>
    <w:rsid w:val="689A68C3"/>
    <w:rsid w:val="689F3A43"/>
    <w:rsid w:val="68AAB34D"/>
    <w:rsid w:val="68AD5101"/>
    <w:rsid w:val="68B1EC10"/>
    <w:rsid w:val="68B38BF5"/>
    <w:rsid w:val="68B50008"/>
    <w:rsid w:val="68B7E8A4"/>
    <w:rsid w:val="68BD8282"/>
    <w:rsid w:val="68C285CF"/>
    <w:rsid w:val="68CC1371"/>
    <w:rsid w:val="68D26394"/>
    <w:rsid w:val="68D574F8"/>
    <w:rsid w:val="68E19A6D"/>
    <w:rsid w:val="68FE9CE6"/>
    <w:rsid w:val="690002B2"/>
    <w:rsid w:val="69200C49"/>
    <w:rsid w:val="69240547"/>
    <w:rsid w:val="6927E203"/>
    <w:rsid w:val="6935C032"/>
    <w:rsid w:val="694ED9E9"/>
    <w:rsid w:val="69515ADB"/>
    <w:rsid w:val="69628142"/>
    <w:rsid w:val="697CD002"/>
    <w:rsid w:val="699BFAFF"/>
    <w:rsid w:val="69A31063"/>
    <w:rsid w:val="69B0DB7B"/>
    <w:rsid w:val="69C63580"/>
    <w:rsid w:val="69D098A3"/>
    <w:rsid w:val="69EBCA2A"/>
    <w:rsid w:val="69F229AC"/>
    <w:rsid w:val="69FE9156"/>
    <w:rsid w:val="6A18B7DA"/>
    <w:rsid w:val="6A1D9267"/>
    <w:rsid w:val="6A2AA96C"/>
    <w:rsid w:val="6A41D72C"/>
    <w:rsid w:val="6A6A9967"/>
    <w:rsid w:val="6A96C9D1"/>
    <w:rsid w:val="6A9CE35A"/>
    <w:rsid w:val="6AA40ED2"/>
    <w:rsid w:val="6ACA8CB0"/>
    <w:rsid w:val="6ACE12A7"/>
    <w:rsid w:val="6AD34AE6"/>
    <w:rsid w:val="6AE2376E"/>
    <w:rsid w:val="6B05784B"/>
    <w:rsid w:val="6B1586AC"/>
    <w:rsid w:val="6B1ACFBB"/>
    <w:rsid w:val="6B2F3ABD"/>
    <w:rsid w:val="6B33EBB1"/>
    <w:rsid w:val="6B68391E"/>
    <w:rsid w:val="6B6E7250"/>
    <w:rsid w:val="6B9C55A9"/>
    <w:rsid w:val="6BA3EA2F"/>
    <w:rsid w:val="6BAD82A0"/>
    <w:rsid w:val="6BBA3991"/>
    <w:rsid w:val="6BC1C17A"/>
    <w:rsid w:val="6BC6EFDC"/>
    <w:rsid w:val="6BD9BCD5"/>
    <w:rsid w:val="6BE39CCA"/>
    <w:rsid w:val="6BF0B5C6"/>
    <w:rsid w:val="6BF5CDDE"/>
    <w:rsid w:val="6BFA57C1"/>
    <w:rsid w:val="6C08F03E"/>
    <w:rsid w:val="6C0C5611"/>
    <w:rsid w:val="6C322274"/>
    <w:rsid w:val="6C3D9A9A"/>
    <w:rsid w:val="6C3DCA4E"/>
    <w:rsid w:val="6C3E391C"/>
    <w:rsid w:val="6C5A752E"/>
    <w:rsid w:val="6C6FBFE7"/>
    <w:rsid w:val="6C7B5422"/>
    <w:rsid w:val="6C92B9C7"/>
    <w:rsid w:val="6C9EA64F"/>
    <w:rsid w:val="6CAA1330"/>
    <w:rsid w:val="6CAD6F58"/>
    <w:rsid w:val="6CAFBCB6"/>
    <w:rsid w:val="6CBDE073"/>
    <w:rsid w:val="6CC83A63"/>
    <w:rsid w:val="6CDE8296"/>
    <w:rsid w:val="6CF636C1"/>
    <w:rsid w:val="6D32D375"/>
    <w:rsid w:val="6D427B3A"/>
    <w:rsid w:val="6D48728D"/>
    <w:rsid w:val="6D641E1E"/>
    <w:rsid w:val="6D7AA778"/>
    <w:rsid w:val="6D880E75"/>
    <w:rsid w:val="6DB09D55"/>
    <w:rsid w:val="6DBEAAE6"/>
    <w:rsid w:val="6DC2617A"/>
    <w:rsid w:val="6DC565CC"/>
    <w:rsid w:val="6DC772FD"/>
    <w:rsid w:val="6DC775F8"/>
    <w:rsid w:val="6DD2E31B"/>
    <w:rsid w:val="6DD4982E"/>
    <w:rsid w:val="6DEB9E21"/>
    <w:rsid w:val="6DF7ECCA"/>
    <w:rsid w:val="6E08AEBA"/>
    <w:rsid w:val="6E0BD7FB"/>
    <w:rsid w:val="6E0E1277"/>
    <w:rsid w:val="6E157472"/>
    <w:rsid w:val="6E199F81"/>
    <w:rsid w:val="6E26A377"/>
    <w:rsid w:val="6E404941"/>
    <w:rsid w:val="6E464B88"/>
    <w:rsid w:val="6E79901D"/>
    <w:rsid w:val="6E7A20AE"/>
    <w:rsid w:val="6E83F7AA"/>
    <w:rsid w:val="6E856ECA"/>
    <w:rsid w:val="6E8AEC82"/>
    <w:rsid w:val="6EE61CB2"/>
    <w:rsid w:val="6EF37FCA"/>
    <w:rsid w:val="6F002D1E"/>
    <w:rsid w:val="6F025F80"/>
    <w:rsid w:val="6F031391"/>
    <w:rsid w:val="6F0A22AF"/>
    <w:rsid w:val="6F0F9380"/>
    <w:rsid w:val="6F1E5653"/>
    <w:rsid w:val="6F252F4E"/>
    <w:rsid w:val="6F3F7FB1"/>
    <w:rsid w:val="6F590FF2"/>
    <w:rsid w:val="6FA10112"/>
    <w:rsid w:val="6FA6B0DD"/>
    <w:rsid w:val="6FB80C5B"/>
    <w:rsid w:val="6FB8DB2F"/>
    <w:rsid w:val="6FBFE4C2"/>
    <w:rsid w:val="6FC5BCE8"/>
    <w:rsid w:val="6FD7FABF"/>
    <w:rsid w:val="6FDA415A"/>
    <w:rsid w:val="6FEB5D04"/>
    <w:rsid w:val="6FF6AB1B"/>
    <w:rsid w:val="700126DF"/>
    <w:rsid w:val="7004B89B"/>
    <w:rsid w:val="7024D9FB"/>
    <w:rsid w:val="70376C68"/>
    <w:rsid w:val="707B5C23"/>
    <w:rsid w:val="708797E4"/>
    <w:rsid w:val="708B0047"/>
    <w:rsid w:val="709A2A45"/>
    <w:rsid w:val="70AC12DB"/>
    <w:rsid w:val="70B39C09"/>
    <w:rsid w:val="70C1110D"/>
    <w:rsid w:val="70CAA8DF"/>
    <w:rsid w:val="70D1F1E9"/>
    <w:rsid w:val="70D6FD49"/>
    <w:rsid w:val="70EABAC3"/>
    <w:rsid w:val="70EC2FDA"/>
    <w:rsid w:val="70FC2CAB"/>
    <w:rsid w:val="712D75D7"/>
    <w:rsid w:val="71344525"/>
    <w:rsid w:val="713EC9BF"/>
    <w:rsid w:val="71561A83"/>
    <w:rsid w:val="716A4BA7"/>
    <w:rsid w:val="717624CC"/>
    <w:rsid w:val="71878FF6"/>
    <w:rsid w:val="718E7CE4"/>
    <w:rsid w:val="71A2A76E"/>
    <w:rsid w:val="71ADD1AC"/>
    <w:rsid w:val="71B1FC3B"/>
    <w:rsid w:val="71E606B5"/>
    <w:rsid w:val="721E9B6F"/>
    <w:rsid w:val="721F7F87"/>
    <w:rsid w:val="72633966"/>
    <w:rsid w:val="7263624E"/>
    <w:rsid w:val="72649B32"/>
    <w:rsid w:val="7275B980"/>
    <w:rsid w:val="72B6A6BC"/>
    <w:rsid w:val="72C2036A"/>
    <w:rsid w:val="72D8CDBC"/>
    <w:rsid w:val="72DEBCAD"/>
    <w:rsid w:val="72E07A4B"/>
    <w:rsid w:val="72E17063"/>
    <w:rsid w:val="72E75630"/>
    <w:rsid w:val="72FED24D"/>
    <w:rsid w:val="73357B96"/>
    <w:rsid w:val="7339AE19"/>
    <w:rsid w:val="734BFD49"/>
    <w:rsid w:val="734DB1F6"/>
    <w:rsid w:val="7358235C"/>
    <w:rsid w:val="7366D68B"/>
    <w:rsid w:val="737504F2"/>
    <w:rsid w:val="7378CB15"/>
    <w:rsid w:val="737EB53C"/>
    <w:rsid w:val="739885E2"/>
    <w:rsid w:val="73AC1E58"/>
    <w:rsid w:val="73AF29EE"/>
    <w:rsid w:val="73C3D528"/>
    <w:rsid w:val="73CF41A4"/>
    <w:rsid w:val="73CF6B34"/>
    <w:rsid w:val="73DA295C"/>
    <w:rsid w:val="73EA511B"/>
    <w:rsid w:val="73F4C71F"/>
    <w:rsid w:val="741A5FBB"/>
    <w:rsid w:val="74275810"/>
    <w:rsid w:val="743796A2"/>
    <w:rsid w:val="74409656"/>
    <w:rsid w:val="744ACFA9"/>
    <w:rsid w:val="7469AAE4"/>
    <w:rsid w:val="74906074"/>
    <w:rsid w:val="74918ADC"/>
    <w:rsid w:val="749EC35A"/>
    <w:rsid w:val="74A13152"/>
    <w:rsid w:val="74BA9C84"/>
    <w:rsid w:val="74C54146"/>
    <w:rsid w:val="74C7576E"/>
    <w:rsid w:val="74CBF913"/>
    <w:rsid w:val="74D11427"/>
    <w:rsid w:val="74D5A85E"/>
    <w:rsid w:val="750DEFBC"/>
    <w:rsid w:val="750FCCE7"/>
    <w:rsid w:val="75132BAD"/>
    <w:rsid w:val="7532435A"/>
    <w:rsid w:val="753CC460"/>
    <w:rsid w:val="7546C604"/>
    <w:rsid w:val="754F21BC"/>
    <w:rsid w:val="7567738A"/>
    <w:rsid w:val="756F3EB0"/>
    <w:rsid w:val="75845CAB"/>
    <w:rsid w:val="75877B9F"/>
    <w:rsid w:val="75B27C2D"/>
    <w:rsid w:val="75C07AF2"/>
    <w:rsid w:val="75C83EA0"/>
    <w:rsid w:val="75C9CF79"/>
    <w:rsid w:val="75D4F6B5"/>
    <w:rsid w:val="75E74651"/>
    <w:rsid w:val="75F09261"/>
    <w:rsid w:val="7601484F"/>
    <w:rsid w:val="7613D34E"/>
    <w:rsid w:val="762AE3BB"/>
    <w:rsid w:val="7652F659"/>
    <w:rsid w:val="7656CEFC"/>
    <w:rsid w:val="7664FEF1"/>
    <w:rsid w:val="766D5357"/>
    <w:rsid w:val="767259BC"/>
    <w:rsid w:val="76792315"/>
    <w:rsid w:val="7690A852"/>
    <w:rsid w:val="76AB61DE"/>
    <w:rsid w:val="76B9220A"/>
    <w:rsid w:val="76BD0510"/>
    <w:rsid w:val="76BD294B"/>
    <w:rsid w:val="76DF3BE1"/>
    <w:rsid w:val="76DF956C"/>
    <w:rsid w:val="76E34A5B"/>
    <w:rsid w:val="77112C23"/>
    <w:rsid w:val="772089E1"/>
    <w:rsid w:val="774FE9F2"/>
    <w:rsid w:val="7760E844"/>
    <w:rsid w:val="776438E8"/>
    <w:rsid w:val="776AA82C"/>
    <w:rsid w:val="777BBC17"/>
    <w:rsid w:val="7794A16C"/>
    <w:rsid w:val="779F70C8"/>
    <w:rsid w:val="77BBC095"/>
    <w:rsid w:val="77C43E3E"/>
    <w:rsid w:val="77C9583B"/>
    <w:rsid w:val="77CAB014"/>
    <w:rsid w:val="77D39636"/>
    <w:rsid w:val="77F81A20"/>
    <w:rsid w:val="78010041"/>
    <w:rsid w:val="7847693A"/>
    <w:rsid w:val="785C71CE"/>
    <w:rsid w:val="785DF216"/>
    <w:rsid w:val="785EEDC7"/>
    <w:rsid w:val="78701D00"/>
    <w:rsid w:val="788F249B"/>
    <w:rsid w:val="78943FAA"/>
    <w:rsid w:val="7894A7C9"/>
    <w:rsid w:val="78988A22"/>
    <w:rsid w:val="7900C185"/>
    <w:rsid w:val="7908FC0A"/>
    <w:rsid w:val="7925CE51"/>
    <w:rsid w:val="792E2587"/>
    <w:rsid w:val="7930D7C3"/>
    <w:rsid w:val="7931688C"/>
    <w:rsid w:val="79385739"/>
    <w:rsid w:val="7943DDC6"/>
    <w:rsid w:val="79548A8C"/>
    <w:rsid w:val="795D0B44"/>
    <w:rsid w:val="796598E8"/>
    <w:rsid w:val="7968F9A0"/>
    <w:rsid w:val="797524D2"/>
    <w:rsid w:val="7978B640"/>
    <w:rsid w:val="79850B43"/>
    <w:rsid w:val="79BFFF0C"/>
    <w:rsid w:val="79C6ED7D"/>
    <w:rsid w:val="79D9ABCB"/>
    <w:rsid w:val="79DD1742"/>
    <w:rsid w:val="79DE1012"/>
    <w:rsid w:val="79FB924F"/>
    <w:rsid w:val="7A1C1BCB"/>
    <w:rsid w:val="7A279B93"/>
    <w:rsid w:val="7A2AFFCB"/>
    <w:rsid w:val="7A2E61D1"/>
    <w:rsid w:val="7A34D499"/>
    <w:rsid w:val="7A3D6B43"/>
    <w:rsid w:val="7A6E4E7B"/>
    <w:rsid w:val="7A976E6B"/>
    <w:rsid w:val="7ABB5DC3"/>
    <w:rsid w:val="7ACC70AC"/>
    <w:rsid w:val="7AE31FA4"/>
    <w:rsid w:val="7AE33844"/>
    <w:rsid w:val="7AEACA70"/>
    <w:rsid w:val="7AF13DE2"/>
    <w:rsid w:val="7B001337"/>
    <w:rsid w:val="7B141C3A"/>
    <w:rsid w:val="7B1DF63B"/>
    <w:rsid w:val="7B3374D5"/>
    <w:rsid w:val="7B399DA0"/>
    <w:rsid w:val="7B59B349"/>
    <w:rsid w:val="7B61D11B"/>
    <w:rsid w:val="7B676C10"/>
    <w:rsid w:val="7BA1B073"/>
    <w:rsid w:val="7BA1B39E"/>
    <w:rsid w:val="7BADB938"/>
    <w:rsid w:val="7BB05BD9"/>
    <w:rsid w:val="7BB371FE"/>
    <w:rsid w:val="7BEDE599"/>
    <w:rsid w:val="7C2171BE"/>
    <w:rsid w:val="7C27A852"/>
    <w:rsid w:val="7C35FC5A"/>
    <w:rsid w:val="7C631B73"/>
    <w:rsid w:val="7C6A187E"/>
    <w:rsid w:val="7C88B582"/>
    <w:rsid w:val="7CAEACF9"/>
    <w:rsid w:val="7CB09689"/>
    <w:rsid w:val="7CC56115"/>
    <w:rsid w:val="7CC70D60"/>
    <w:rsid w:val="7CE19FFF"/>
    <w:rsid w:val="7CE62264"/>
    <w:rsid w:val="7CF59D5C"/>
    <w:rsid w:val="7CF621A6"/>
    <w:rsid w:val="7D0031BD"/>
    <w:rsid w:val="7D41CFAC"/>
    <w:rsid w:val="7D47E385"/>
    <w:rsid w:val="7D489792"/>
    <w:rsid w:val="7D603753"/>
    <w:rsid w:val="7D70EC77"/>
    <w:rsid w:val="7D787130"/>
    <w:rsid w:val="7D7D69F8"/>
    <w:rsid w:val="7D802CB2"/>
    <w:rsid w:val="7D8E47FC"/>
    <w:rsid w:val="7DB89AF5"/>
    <w:rsid w:val="7DD0E7B2"/>
    <w:rsid w:val="7DDECFED"/>
    <w:rsid w:val="7DE32465"/>
    <w:rsid w:val="7DF25D18"/>
    <w:rsid w:val="7DFA49B8"/>
    <w:rsid w:val="7E031537"/>
    <w:rsid w:val="7E0D43B5"/>
    <w:rsid w:val="7E14CA28"/>
    <w:rsid w:val="7E23D2C2"/>
    <w:rsid w:val="7E2C7BEB"/>
    <w:rsid w:val="7E2E0647"/>
    <w:rsid w:val="7E3260DA"/>
    <w:rsid w:val="7E4221CD"/>
    <w:rsid w:val="7E431633"/>
    <w:rsid w:val="7E7F0EAB"/>
    <w:rsid w:val="7E9BF7E1"/>
    <w:rsid w:val="7EAC281C"/>
    <w:rsid w:val="7EB58D73"/>
    <w:rsid w:val="7EC88C94"/>
    <w:rsid w:val="7EDF012E"/>
    <w:rsid w:val="7EE77CA4"/>
    <w:rsid w:val="7EE950B7"/>
    <w:rsid w:val="7EEB9130"/>
    <w:rsid w:val="7F12C938"/>
    <w:rsid w:val="7F1CB513"/>
    <w:rsid w:val="7F1E1EEA"/>
    <w:rsid w:val="7F22E9C9"/>
    <w:rsid w:val="7F355D95"/>
    <w:rsid w:val="7F388AF4"/>
    <w:rsid w:val="7F45E853"/>
    <w:rsid w:val="7F5B5A0F"/>
    <w:rsid w:val="7F615F8E"/>
    <w:rsid w:val="7F6BA7CC"/>
    <w:rsid w:val="7F8E3766"/>
    <w:rsid w:val="7FA1CF66"/>
    <w:rsid w:val="7FA70B87"/>
    <w:rsid w:val="7FC83A97"/>
    <w:rsid w:val="7FF0D44F"/>
    <w:rsid w:val="7FFC0F90"/>
    <w:rsid w:val="7FFCC6E9"/>
    <w:rsid w:val="7FFD67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B699"/>
  <w15:docId w15:val="{AD57A7D0-D562-4FAC-842E-5ECA68F93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Arial Unicode MS"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a" w:customStyle="1">
    <w:name w:val="页眉与页脚"/>
    <w:pPr>
      <w:tabs>
        <w:tab w:val="right" w:pos="9020"/>
      </w:tabs>
    </w:pPr>
    <w:rPr>
      <w:rFonts w:ascii="PingFang SC Regular" w:hAnsi="PingFang SC Regular" w:cs="Arial Unicode MS"/>
      <w:color w:val="000000"/>
      <w:sz w:val="24"/>
      <w:szCs w:val="24"/>
      <w14:textOutline w14:w="0" w14:cap="flat" w14:cmpd="sng" w14:algn="ctr">
        <w14:noFill/>
        <w14:prstDash w14:val="solid"/>
        <w14:bevel/>
      </w14:textOutline>
    </w:rPr>
  </w:style>
  <w:style w:type="paragraph" w:styleId="a0" w:customStyle="1">
    <w:name w:val="小标题"/>
    <w:next w:val="a1"/>
    <w:pPr>
      <w:keepNext/>
      <w:keepLines/>
      <w:spacing w:before="360" w:after="80"/>
      <w:outlineLvl w:val="0"/>
    </w:pPr>
    <w:rPr>
      <w:rFonts w:ascii="Aptos Display" w:hAnsi="Aptos Display" w:eastAsia="Aptos Display" w:cs="Aptos Display"/>
      <w:color w:val="0F4761"/>
      <w:sz w:val="40"/>
      <w:szCs w:val="40"/>
      <w:u w:color="0F4761"/>
      <w14:textOutline w14:w="0" w14:cap="flat" w14:cmpd="sng" w14:algn="ctr">
        <w14:noFill/>
        <w14:prstDash w14:val="solid"/>
        <w14:bevel/>
      </w14:textOutline>
    </w:rPr>
  </w:style>
  <w:style w:type="paragraph" w:styleId="a1" w:customStyle="1">
    <w:name w:val="正文"/>
    <w:pPr>
      <w:spacing w:after="200"/>
    </w:pPr>
    <w:rPr>
      <w:rFonts w:ascii="Aptos" w:hAnsi="Aptos" w:eastAsia="Aptos" w:cs="Aptos"/>
      <w:color w:val="000000"/>
      <w:sz w:val="24"/>
      <w:szCs w:val="24"/>
      <w:u w:color="000000"/>
      <w14:textOutline w14:w="0" w14:cap="flat" w14:cmpd="sng" w14:algn="ctr">
        <w14:noFill/>
        <w14:prstDash w14:val="solid"/>
        <w14:bevel/>
      </w14:textOutline>
    </w:rPr>
  </w:style>
  <w:style w:type="paragraph" w:styleId="NormalWeb">
    <w:name w:val="Normal (Web)"/>
    <w:rPr>
      <w:rFonts w:ascii="Aptos" w:hAnsi="Aptos" w:eastAsia="Aptos" w:cs="Aptos"/>
      <w:color w:val="000000"/>
      <w:sz w:val="24"/>
      <w:szCs w:val="24"/>
      <w:u w:color="000000"/>
    </w:rPr>
  </w:style>
  <w:style w:type="numbering" w:styleId="1" w:customStyle="1">
    <w:name w:val="已导入的样式“1”"/>
    <w:pPr>
      <w:numPr>
        <w:numId w:val="22"/>
      </w:numPr>
    </w:pPr>
  </w:style>
  <w:style w:type="paragraph" w:styleId="30" w:customStyle="1">
    <w:name w:val="小标题 3"/>
    <w:next w:val="a1"/>
    <w:pPr>
      <w:keepNext/>
      <w:keepLines/>
      <w:spacing w:before="160" w:after="80"/>
      <w:outlineLvl w:val="2"/>
    </w:pPr>
    <w:rPr>
      <w:rFonts w:ascii="Aptos" w:hAnsi="Aptos" w:eastAsia="Aptos" w:cs="Aptos"/>
      <w:color w:val="0F4761"/>
      <w:sz w:val="28"/>
      <w:szCs w:val="28"/>
      <w:u w:color="0F4761"/>
      <w14:textOutline w14:w="0" w14:cap="flat" w14:cmpd="sng" w14:algn="ctr">
        <w14:noFill/>
        <w14:prstDash w14:val="solid"/>
        <w14:bevel/>
      </w14:textOutline>
    </w:rPr>
  </w:style>
  <w:style w:type="paragraph" w:styleId="FirstParagraph" w:customStyle="1">
    <w:name w:val="First Paragraph"/>
    <w:pPr>
      <w:spacing w:before="180" w:after="180"/>
    </w:pPr>
    <w:rPr>
      <w:rFonts w:ascii="Aptos" w:hAnsi="Aptos" w:eastAsia="Aptos" w:cs="Aptos"/>
      <w:color w:val="000000"/>
      <w:sz w:val="24"/>
      <w:szCs w:val="24"/>
      <w:u w:color="000000"/>
    </w:rPr>
  </w:style>
  <w:style w:type="numbering" w:styleId="2" w:customStyle="1">
    <w:name w:val="已导入的样式“2”"/>
    <w:pPr>
      <w:numPr>
        <w:numId w:val="24"/>
      </w:numPr>
    </w:pPr>
  </w:style>
  <w:style w:type="numbering" w:styleId="3" w:customStyle="1">
    <w:name w:val="已导入的样式“3”"/>
    <w:pPr>
      <w:numPr>
        <w:numId w:val="26"/>
      </w:numPr>
    </w:pPr>
  </w:style>
  <w:style w:type="numbering" w:styleId="4" w:customStyle="1">
    <w:name w:val="已导入的样式“4”"/>
    <w:pPr>
      <w:numPr>
        <w:numId w:val="28"/>
      </w:numPr>
    </w:pPr>
  </w:style>
  <w:style w:type="numbering" w:styleId="5" w:customStyle="1">
    <w:name w:val="已导入的样式“5”"/>
    <w:pPr>
      <w:numPr>
        <w:numId w:val="30"/>
      </w:numPr>
    </w:pPr>
  </w:style>
  <w:style w:type="numbering" w:styleId="6" w:customStyle="1">
    <w:name w:val="已导入的样式“6”"/>
    <w:pPr>
      <w:numPr>
        <w:numId w:val="32"/>
      </w:numPr>
    </w:pPr>
  </w:style>
  <w:style w:type="numbering" w:styleId="7" w:customStyle="1">
    <w:name w:val="已导入的样式“7”"/>
    <w:pPr>
      <w:numPr>
        <w:numId w:val="34"/>
      </w:numPr>
    </w:pPr>
  </w:style>
  <w:style w:type="paragraph" w:styleId="SourceCode" w:customStyle="1">
    <w:name w:val="Source Code"/>
    <w:pPr>
      <w:shd w:val="clear" w:color="auto" w:fill="F1F3F5"/>
      <w:spacing w:after="200"/>
    </w:pPr>
    <w:rPr>
      <w:rFonts w:ascii="Aptos" w:hAnsi="Aptos" w:eastAsia="Aptos" w:cs="Aptos"/>
      <w:color w:val="000000"/>
      <w:sz w:val="24"/>
      <w:szCs w:val="24"/>
      <w:u w:color="000000"/>
    </w:rPr>
  </w:style>
  <w:style w:type="paragraph" w:styleId="ListParagraph">
    <w:name w:val="List Paragraph"/>
    <w:basedOn w:val="Normal"/>
    <w:uiPriority w:val="34"/>
    <w:qFormat/>
    <w:rsid w:val="6F0F9380"/>
    <w:pPr>
      <w:ind w:left="720"/>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er">
    <w:name w:val="footer"/>
    <w:basedOn w:val="Normal"/>
    <w:uiPriority w:val="99"/>
    <w:unhideWhenUsed/>
    <w:rsid w:val="1F27946A"/>
    <w:pPr>
      <w:tabs>
        <w:tab w:val="center" w:pos="4680"/>
        <w:tab w:val="right" w:pos="9360"/>
      </w:tabs>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BB34CA"/>
    <w:pPr>
      <w:spacing w:after="200"/>
    </w:pPr>
    <w:rPr>
      <w:i/>
      <w:iCs/>
      <w:color w:val="A7A7A7" w:themeColor="text2"/>
      <w:sz w:val="18"/>
      <w:szCs w:val="18"/>
    </w:rPr>
  </w:style>
</w:styles>
</file>

<file path=word/tasks.xml><?xml version="1.0" encoding="utf-8"?>
<t:Tasks xmlns:t="http://schemas.microsoft.com/office/tasks/2019/documenttasks" xmlns:oel="http://schemas.microsoft.com/office/2019/extlst">
  <t:Task id="{E8115A62-570D-4982-9904-61EE1FF8E9BA}">
    <t:Anchor>
      <t:Comment id="1915593735"/>
    </t:Anchor>
    <t:History>
      <t:Event id="{72CC491B-89CD-47E2-9D15-6FDD20662D20}" time="2025-12-14T20:16:09.057Z">
        <t:Attribution userId="S::vindyani@bu.edu::7dc07201-f9d6-4bbb-81b5-2277175ab73c" userProvider="AD" userName="Herath, Vindyani"/>
        <t:Anchor>
          <t:Comment id="1107858274"/>
        </t:Anchor>
        <t:Create/>
      </t:Event>
      <t:Event id="{FBA5715E-292B-4138-93F0-19342B41BF52}" time="2025-12-14T20:16:09.057Z">
        <t:Attribution userId="S::vindyani@bu.edu::7dc07201-f9d6-4bbb-81b5-2277175ab73c" userProvider="AD" userName="Herath, Vindyani"/>
        <t:Anchor>
          <t:Comment id="1107858274"/>
        </t:Anchor>
        <t:Assign userId="S::taotingj@bu.edu::de85ac09-e1a5-4ec8-9f69-7314f9a25167" userProvider="AD" userName="Tao, Tingji"/>
      </t:Event>
      <t:Event id="{FB792DFB-AFD9-4BA7-B5B4-4D044FF3DEB2}" time="2025-12-14T20:16:09.057Z">
        <t:Attribution userId="S::vindyani@bu.edu::7dc07201-f9d6-4bbb-81b5-2277175ab73c" userProvider="AD" userName="Herath, Vindyani"/>
        <t:Anchor>
          <t:Comment id="1107858274"/>
        </t:Anchor>
        <t:SetTitle title="@Tao, Tingji Can you mention this fact just before discussion start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stats.oarc.ucla.edu/r/dae/multinomial-logistic-regression/" TargetMode="External"/></Relationship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microsoft.com/office/2011/relationships/people" Target="people.xml" Id="rId28" /><Relationship Type="http://schemas.openxmlformats.org/officeDocument/2006/relationships/comments" Target="comments.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27" /><Relationship Type="http://schemas.microsoft.com/office/2020/10/relationships/intelligence" Target="intelligence2.xml" Id="rId30" /><Relationship Type="http://schemas.microsoft.com/office/2019/05/relationships/documenttasks" Target="tasks.xml" Id="Rd84cd96501bd412f" /><Relationship Type="http://schemas.openxmlformats.org/officeDocument/2006/relationships/image" Target="/media/imagec.png" Id="rId1245794411" /><Relationship Type="http://schemas.openxmlformats.org/officeDocument/2006/relationships/image" Target="/media/imaged.png" Id="rId1784723887" /><Relationship Type="http://schemas.openxmlformats.org/officeDocument/2006/relationships/image" Target="/media/imagee.png" Id="rId420638967" /><Relationship Type="http://schemas.openxmlformats.org/officeDocument/2006/relationships/image" Target="/media/imagef.png" Id="rId690818004" /><Relationship Type="http://schemas.openxmlformats.org/officeDocument/2006/relationships/image" Target="/media/image10.png" Id="rId836186193" /><Relationship Type="http://schemas.openxmlformats.org/officeDocument/2006/relationships/image" Target="/media/image11.png" Id="rId47275313" /><Relationship Type="http://schemas.openxmlformats.org/officeDocument/2006/relationships/image" Target="/media/image12.png" Id="rId1365870399" /><Relationship Type="http://schemas.openxmlformats.org/officeDocument/2006/relationships/image" Target="/media/image13.png" Id="rId512594281" /><Relationship Type="http://schemas.openxmlformats.org/officeDocument/2006/relationships/image" Target="/media/image14.png" Id="rId2132164554" /><Relationship Type="http://schemas.openxmlformats.org/officeDocument/2006/relationships/image" Target="/media/image15.png" Id="rId911168079" /><Relationship Type="http://schemas.openxmlformats.org/officeDocument/2006/relationships/image" Target="/media/image16.png" Id="rId571104893" /><Relationship Type="http://schemas.openxmlformats.org/officeDocument/2006/relationships/image" Target="/media/image17.png" Id="rId669438746" /><Relationship Type="http://schemas.openxmlformats.org/officeDocument/2006/relationships/image" Target="/media/image18.png" Id="rId808958160" /><Relationship Type="http://schemas.openxmlformats.org/officeDocument/2006/relationships/image" Target="/media/image19.png" Id="rId410722952"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9DDE2BC4220442A955010D635D1069" ma:contentTypeVersion="3" ma:contentTypeDescription="Create a new document." ma:contentTypeScope="" ma:versionID="f276b9f1bfc60335681f2abb652f0597">
  <xsd:schema xmlns:xsd="http://www.w3.org/2001/XMLSchema" xmlns:xs="http://www.w3.org/2001/XMLSchema" xmlns:p="http://schemas.microsoft.com/office/2006/metadata/properties" xmlns:ns2="ac40c875-4a90-4847-a021-90d92e100e27" targetNamespace="http://schemas.microsoft.com/office/2006/metadata/properties" ma:root="true" ma:fieldsID="1eb1b00f2861f08564c583f7939f0277" ns2:_="">
    <xsd:import namespace="ac40c875-4a90-4847-a021-90d92e100e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0c875-4a90-4847-a021-90d92e100e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002692-EF8B-4823-852F-87B781D6CFC5}">
  <ds:schemaRefs>
    <ds:schemaRef ds:uri="http://schemas.microsoft.com/sharepoint/v3/contenttype/forms"/>
  </ds:schemaRefs>
</ds:datastoreItem>
</file>

<file path=customXml/itemProps2.xml><?xml version="1.0" encoding="utf-8"?>
<ds:datastoreItem xmlns:ds="http://schemas.openxmlformats.org/officeDocument/2006/customXml" ds:itemID="{76B40DDB-8D2F-4238-A65A-176C66D4C0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8E486E-75E0-47A6-9E9B-C7D12D6BC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0c875-4a90-4847-a021-90d92e100e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Herath, Vindyani</lastModifiedBy>
  <revision>9</revision>
  <dcterms:created xsi:type="dcterms:W3CDTF">2025-12-13T04:11:00.0000000Z</dcterms:created>
  <dcterms:modified xsi:type="dcterms:W3CDTF">2025-12-15T22:15:20.6766672Z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0x010100B09DDE2BC4220442A955010D635D1069</vt:lpwstr>
  </property>
  <property fmtid="{D5CDD505-2E9C-101B-9397-08002B2CF9AE}" pid="3" name="MediaServiceImageTags">
    <vt:lpwstr/>
  </property>
  <property fmtid="{D5CDD505-2E9C-101B-9397-08002B2CF9AE}" pid="4" name="Order">
    <vt:r8>33300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